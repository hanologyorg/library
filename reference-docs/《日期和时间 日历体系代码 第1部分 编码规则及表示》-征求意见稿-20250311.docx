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Default Extension="tiff" ContentType="image/tif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fffffff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
        <w:gridCol w:w="8845"/>
      </w:tblGrid>
      <w:tr w:rsidR="00D06AB1" w:rsidRPr="00672BFD" w:rsidTr="00867C10">
        <w:tc>
          <w:tcPr>
            <w:tcW w:w="509" w:type="dxa"/>
          </w:tcPr>
          <w:p w:rsidR="00672BFD" w:rsidRPr="00405884" w:rsidRDefault="00672BFD" w:rsidP="0024666E">
            <w:pPr>
              <w:pStyle w:val="afff9"/>
              <w:framePr w:wrap="notBeside" w:vAnchor="page" w:hAnchor="page" w:x="1372" w:y="568"/>
              <w:tabs>
                <w:tab w:val="clear" w:pos="4153"/>
                <w:tab w:val="clear" w:pos="8306"/>
              </w:tabs>
              <w:spacing w:line="240" w:lineRule="auto"/>
              <w:jc w:val="left"/>
              <w:rPr>
                <w:rFonts w:ascii="黑体" w:eastAsia="黑体" w:hAnsi="黑体"/>
                <w:sz w:val="21"/>
                <w:szCs w:val="21"/>
              </w:rPr>
            </w:pPr>
            <w:r w:rsidRPr="00405884">
              <w:rPr>
                <w:rFonts w:ascii="Times New Roman" w:eastAsia="黑体" w:hAnsi="Times New Roman"/>
                <w:sz w:val="21"/>
                <w:szCs w:val="21"/>
              </w:rPr>
              <w:t>ICS</w:t>
            </w:r>
            <w:r w:rsidRPr="00405884">
              <w:rPr>
                <w:rFonts w:ascii="黑体" w:eastAsia="黑体" w:hAnsi="黑体"/>
                <w:sz w:val="21"/>
                <w:szCs w:val="21"/>
              </w:rPr>
              <w:t xml:space="preserve"> </w:t>
            </w:r>
            <w:r w:rsidR="006A25E5">
              <w:rPr>
                <w:rFonts w:ascii="黑体" w:eastAsia="黑体" w:hAnsi="黑体"/>
                <w:sz w:val="21"/>
                <w:szCs w:val="21"/>
              </w:rPr>
              <w:t xml:space="preserve"> </w:t>
            </w:r>
          </w:p>
        </w:tc>
        <w:tc>
          <w:tcPr>
            <w:tcW w:w="8855" w:type="dxa"/>
          </w:tcPr>
          <w:p w:rsidR="00672BFD" w:rsidRPr="00672BFD" w:rsidRDefault="004F0CAD" w:rsidP="004F0CAD">
            <w:pPr>
              <w:pStyle w:val="afff9"/>
              <w:framePr w:wrap="notBeside" w:vAnchor="page" w:hAnchor="page" w:x="1372" w:y="568"/>
              <w:tabs>
                <w:tab w:val="clear" w:pos="4153"/>
                <w:tab w:val="clear" w:pos="8306"/>
              </w:tabs>
              <w:spacing w:line="240" w:lineRule="auto"/>
              <w:ind w:left="3"/>
              <w:jc w:val="both"/>
              <w:rPr>
                <w:rFonts w:ascii="黑体" w:eastAsia="黑体" w:hAnsi="黑体"/>
                <w:sz w:val="21"/>
                <w:szCs w:val="21"/>
              </w:rPr>
            </w:pPr>
            <w:r w:rsidRPr="00672BFD">
              <w:rPr>
                <w:rFonts w:ascii="黑体" w:eastAsia="黑体" w:hAnsi="黑体"/>
                <w:sz w:val="21"/>
                <w:szCs w:val="21"/>
              </w:rPr>
              <w:fldChar w:fldCharType="begin">
                <w:ffData>
                  <w:name w:val="ICS"/>
                  <w:enabled/>
                  <w:calcOnExit w:val="0"/>
                  <w:textInput>
                    <w:default w:val="点击此处添加ICS号"/>
                  </w:textInput>
                </w:ffData>
              </w:fldChar>
            </w:r>
            <w:r w:rsidRPr="00672BFD">
              <w:rPr>
                <w:rFonts w:ascii="黑体" w:eastAsia="黑体" w:hAnsi="黑体"/>
                <w:sz w:val="21"/>
                <w:szCs w:val="21"/>
              </w:rPr>
              <w:instrText xml:space="preserve"> FORMTEXT </w:instrText>
            </w:r>
            <w:r w:rsidRPr="00672BFD">
              <w:rPr>
                <w:rFonts w:ascii="黑体" w:eastAsia="黑体" w:hAnsi="黑体"/>
                <w:sz w:val="21"/>
                <w:szCs w:val="21"/>
              </w:rPr>
            </w:r>
            <w:r w:rsidRPr="00672BFD">
              <w:rPr>
                <w:rFonts w:ascii="黑体" w:eastAsia="黑体" w:hAnsi="黑体"/>
                <w:sz w:val="21"/>
                <w:szCs w:val="21"/>
              </w:rPr>
              <w:fldChar w:fldCharType="separate"/>
            </w:r>
            <w:r>
              <w:rPr>
                <w:rFonts w:ascii="黑体" w:eastAsia="黑体" w:hAnsi="黑体" w:hint="eastAsia"/>
                <w:sz w:val="21"/>
                <w:szCs w:val="21"/>
              </w:rPr>
              <w:t>35.040</w:t>
            </w:r>
            <w:r w:rsidRPr="00672BFD">
              <w:rPr>
                <w:rFonts w:ascii="黑体" w:eastAsia="黑体" w:hAnsi="黑体"/>
                <w:sz w:val="21"/>
                <w:szCs w:val="21"/>
              </w:rPr>
              <w:fldChar w:fldCharType="end"/>
            </w:r>
          </w:p>
        </w:tc>
      </w:tr>
      <w:tr w:rsidR="00D06AB1" w:rsidRPr="00672BFD" w:rsidTr="00867C10">
        <w:tc>
          <w:tcPr>
            <w:tcW w:w="509" w:type="dxa"/>
          </w:tcPr>
          <w:p w:rsidR="00672BFD" w:rsidRPr="00672BFD" w:rsidRDefault="00672BFD" w:rsidP="0024666E">
            <w:pPr>
              <w:pStyle w:val="afff9"/>
              <w:framePr w:wrap="notBeside" w:vAnchor="page" w:hAnchor="page" w:x="1372" w:y="568"/>
              <w:tabs>
                <w:tab w:val="clear" w:pos="4153"/>
                <w:tab w:val="clear" w:pos="8306"/>
              </w:tabs>
              <w:spacing w:before="40" w:line="240" w:lineRule="auto"/>
              <w:jc w:val="left"/>
              <w:rPr>
                <w:rFonts w:ascii="黑体" w:eastAsia="黑体" w:hAnsi="黑体"/>
                <w:sz w:val="21"/>
                <w:szCs w:val="21"/>
              </w:rPr>
            </w:pPr>
            <w:r w:rsidRPr="00672BFD">
              <w:rPr>
                <w:rFonts w:ascii="Times New Roman" w:eastAsia="黑体" w:hAnsi="Times New Roman"/>
                <w:sz w:val="21"/>
                <w:szCs w:val="21"/>
              </w:rPr>
              <w:t>CCS</w:t>
            </w:r>
            <w:r w:rsidR="0024666E">
              <w:rPr>
                <w:rFonts w:ascii="Times New Roman" w:eastAsia="黑体" w:hAnsi="Times New Roman"/>
                <w:sz w:val="21"/>
                <w:szCs w:val="21"/>
              </w:rPr>
              <w:t xml:space="preserve"> </w:t>
            </w:r>
            <w:r w:rsidRPr="00672BFD">
              <w:rPr>
                <w:rFonts w:ascii="黑体" w:eastAsia="黑体" w:hAnsi="黑体"/>
                <w:sz w:val="21"/>
                <w:szCs w:val="21"/>
              </w:rPr>
              <w:t xml:space="preserve"> </w:t>
            </w:r>
          </w:p>
        </w:tc>
        <w:tc>
          <w:tcPr>
            <w:tcW w:w="8855" w:type="dxa"/>
          </w:tcPr>
          <w:p w:rsidR="00672BFD" w:rsidRPr="00672BFD" w:rsidRDefault="00672BFD" w:rsidP="0085301A">
            <w:pPr>
              <w:pStyle w:val="afff9"/>
              <w:framePr w:wrap="notBeside" w:vAnchor="page" w:hAnchor="page" w:x="1372" w:y="568"/>
              <w:tabs>
                <w:tab w:val="clear" w:pos="4153"/>
                <w:tab w:val="clear" w:pos="8306"/>
              </w:tabs>
              <w:spacing w:before="40" w:line="240" w:lineRule="auto"/>
              <w:jc w:val="left"/>
              <w:rPr>
                <w:rFonts w:ascii="黑体" w:eastAsia="黑体" w:hAnsi="黑体"/>
                <w:sz w:val="21"/>
                <w:szCs w:val="21"/>
              </w:rPr>
            </w:pPr>
            <w:r w:rsidRPr="00672BFD">
              <w:rPr>
                <w:rFonts w:ascii="黑体" w:eastAsia="黑体" w:hAnsi="黑体"/>
                <w:sz w:val="21"/>
                <w:szCs w:val="21"/>
              </w:rPr>
              <w:fldChar w:fldCharType="begin">
                <w:ffData>
                  <w:name w:val="CSDN"/>
                  <w:enabled/>
                  <w:calcOnExit w:val="0"/>
                  <w:textInput>
                    <w:default w:val="点击此处添加CCS号"/>
                  </w:textInput>
                </w:ffData>
              </w:fldChar>
            </w:r>
            <w:bookmarkStart w:id="0" w:name="CSDN"/>
            <w:r w:rsidRPr="00672BFD">
              <w:rPr>
                <w:rFonts w:ascii="黑体" w:eastAsia="黑体" w:hAnsi="黑体"/>
                <w:sz w:val="21"/>
                <w:szCs w:val="21"/>
              </w:rPr>
              <w:instrText xml:space="preserve"> FORMTEXT </w:instrText>
            </w:r>
            <w:r w:rsidRPr="00672BFD">
              <w:rPr>
                <w:rFonts w:ascii="黑体" w:eastAsia="黑体" w:hAnsi="黑体"/>
                <w:sz w:val="21"/>
                <w:szCs w:val="21"/>
              </w:rPr>
            </w:r>
            <w:r w:rsidRPr="00672BFD">
              <w:rPr>
                <w:rFonts w:ascii="黑体" w:eastAsia="黑体" w:hAnsi="黑体"/>
                <w:sz w:val="21"/>
                <w:szCs w:val="21"/>
              </w:rPr>
              <w:fldChar w:fldCharType="separate"/>
            </w:r>
            <w:r w:rsidR="00E86562">
              <w:rPr>
                <w:rFonts w:ascii="黑体" w:eastAsia="黑体" w:hAnsi="黑体" w:hint="eastAsia"/>
                <w:sz w:val="21"/>
                <w:szCs w:val="21"/>
              </w:rPr>
              <w:t xml:space="preserve">A </w:t>
            </w:r>
            <w:ins w:id="1" w:author="zengqh" w:date="2025-02-10T13:56:00Z">
              <w:r w:rsidR="0085301A">
                <w:rPr>
                  <w:rFonts w:ascii="黑体" w:eastAsia="黑体" w:hAnsi="黑体" w:hint="eastAsia"/>
                  <w:sz w:val="21"/>
                  <w:szCs w:val="21"/>
                </w:rPr>
                <w:t>24</w:t>
              </w:r>
            </w:ins>
            <w:del w:id="2" w:author="zengqh" w:date="2025-02-10T13:56:00Z">
              <w:r w:rsidR="004F0CAD" w:rsidDel="0085301A">
                <w:rPr>
                  <w:rFonts w:ascii="黑体" w:eastAsia="黑体" w:hAnsi="黑体" w:hint="eastAsia"/>
                  <w:sz w:val="21"/>
                  <w:szCs w:val="21"/>
                </w:rPr>
                <w:delText>13</w:delText>
              </w:r>
            </w:del>
            <w:r w:rsidRPr="00672BFD">
              <w:rPr>
                <w:rFonts w:ascii="黑体" w:eastAsia="黑体" w:hAnsi="黑体"/>
                <w:sz w:val="21"/>
                <w:szCs w:val="21"/>
              </w:rPr>
              <w:fldChar w:fldCharType="end"/>
            </w:r>
            <w:bookmarkEnd w:id="0"/>
          </w:p>
        </w:tc>
      </w:tr>
    </w:tbl>
    <w:p w:rsidR="0000040A" w:rsidRDefault="0000040A" w:rsidP="000107E0">
      <w:pPr>
        <w:pStyle w:val="affff1"/>
        <w:framePr w:w="9639" w:h="624" w:hRule="exact" w:hSpace="181" w:vSpace="181" w:wrap="around" w:hAnchor="page" w:x="1305" w:y="2269"/>
      </w:pPr>
      <w:bookmarkStart w:id="3" w:name="_Hlk26473981"/>
      <w:r>
        <w:rPr>
          <w:rFonts w:hint="eastAsia"/>
        </w:rPr>
        <w:t>中华人民共和国国家标准</w:t>
      </w:r>
    </w:p>
    <w:bookmarkEnd w:id="3"/>
    <w:p w:rsidR="00AA456B" w:rsidRPr="00DA7370" w:rsidRDefault="00C9517F" w:rsidP="00A952D7">
      <w:pPr>
        <w:pStyle w:val="afffffffffc"/>
        <w:framePr w:wrap="auto"/>
        <w:rPr>
          <w:lang w:val="fr-FR"/>
        </w:rPr>
      </w:pPr>
      <w:r>
        <w:fldChar w:fldCharType="begin">
          <w:ffData>
            <w:name w:val="文字1"/>
            <w:enabled/>
            <w:calcOnExit w:val="0"/>
            <w:textInput>
              <w:default w:val="GB/T"/>
            </w:textInput>
          </w:ffData>
        </w:fldChar>
      </w:r>
      <w:bookmarkStart w:id="4" w:name="文字1"/>
      <w:r w:rsidRPr="00DA7370">
        <w:rPr>
          <w:lang w:val="fr-FR"/>
        </w:rPr>
        <w:instrText xml:space="preserve"> FORMTEXT </w:instrText>
      </w:r>
      <w:r>
        <w:fldChar w:fldCharType="separate"/>
      </w:r>
      <w:r w:rsidRPr="00DA7370">
        <w:rPr>
          <w:lang w:val="fr-FR"/>
        </w:rPr>
        <w:t>GB/T</w:t>
      </w:r>
      <w:r>
        <w:fldChar w:fldCharType="end"/>
      </w:r>
      <w:bookmarkEnd w:id="4"/>
      <w:r w:rsidRPr="00DA7370">
        <w:rPr>
          <w:lang w:val="fr-FR"/>
        </w:rPr>
        <w:t xml:space="preserve"> </w:t>
      </w:r>
      <w:r w:rsidR="00087A77">
        <w:fldChar w:fldCharType="begin">
          <w:ffData>
            <w:name w:val="NSTD_CODE_F"/>
            <w:enabled/>
            <w:calcOnExit w:val="0"/>
            <w:textInput>
              <w:default w:val="XXXXX"/>
            </w:textInput>
          </w:ffData>
        </w:fldChar>
      </w:r>
      <w:bookmarkStart w:id="5" w:name="NSTD_CODE_F"/>
      <w:r w:rsidR="00087A77" w:rsidRPr="00DA7370">
        <w:rPr>
          <w:lang w:val="fr-FR"/>
        </w:rPr>
        <w:instrText xml:space="preserve"> FORMTEXT </w:instrText>
      </w:r>
      <w:r w:rsidR="00087A77">
        <w:fldChar w:fldCharType="separate"/>
      </w:r>
      <w:r w:rsidR="00087A77" w:rsidRPr="00DA7370">
        <w:rPr>
          <w:lang w:val="fr-FR"/>
        </w:rPr>
        <w:t>XXXXX</w:t>
      </w:r>
      <w:r w:rsidR="00087A77">
        <w:fldChar w:fldCharType="end"/>
      </w:r>
      <w:bookmarkEnd w:id="5"/>
      <w:r w:rsidR="004644A6" w:rsidRPr="00DA7370">
        <w:rPr>
          <w:rFonts w:hAnsi="黑体"/>
          <w:lang w:val="fr-FR"/>
        </w:rPr>
        <w:t>—</w:t>
      </w:r>
      <w:r w:rsidR="00087A77">
        <w:fldChar w:fldCharType="begin">
          <w:ffData>
            <w:name w:val="NSTD_CODE_B"/>
            <w:enabled/>
            <w:calcOnExit w:val="0"/>
            <w:textInput>
              <w:default w:val="XXXX"/>
            </w:textInput>
          </w:ffData>
        </w:fldChar>
      </w:r>
      <w:bookmarkStart w:id="6" w:name="NSTD_CODE_B"/>
      <w:r w:rsidR="00087A77" w:rsidRPr="00DA7370">
        <w:rPr>
          <w:lang w:val="fr-FR"/>
        </w:rPr>
        <w:instrText xml:space="preserve"> FORMTEXT </w:instrText>
      </w:r>
      <w:r w:rsidR="00087A77">
        <w:fldChar w:fldCharType="separate"/>
      </w:r>
      <w:r w:rsidR="00E86562">
        <w:rPr>
          <w:rFonts w:hint="eastAsia"/>
        </w:rPr>
        <w:t>20XX</w:t>
      </w:r>
      <w:r w:rsidR="00087A77">
        <w:fldChar w:fldCharType="end"/>
      </w:r>
      <w:bookmarkEnd w:id="6"/>
    </w:p>
    <w:p w:rsidR="00E846C8" w:rsidRPr="001E4882" w:rsidRDefault="00087A77" w:rsidP="00A952D7">
      <w:pPr>
        <w:pStyle w:val="afffffffffd"/>
        <w:framePr w:wrap="auto"/>
        <w:rPr>
          <w:rFonts w:hAnsi="黑体"/>
        </w:rPr>
      </w:pPr>
      <w:r w:rsidRPr="001E4882">
        <w:rPr>
          <w:rFonts w:hAnsi="黑体"/>
        </w:rPr>
        <w:fldChar w:fldCharType="begin">
          <w:ffData>
            <w:name w:val="OSTD_CODE"/>
            <w:enabled/>
            <w:calcOnExit w:val="0"/>
            <w:textInput/>
          </w:ffData>
        </w:fldChar>
      </w:r>
      <w:bookmarkStart w:id="7" w:name="OSTD_CODE"/>
      <w:r w:rsidRPr="001E4882">
        <w:rPr>
          <w:rFonts w:hAnsi="黑体"/>
        </w:rPr>
        <w:instrText xml:space="preserve"> FORMTEXT </w:instrText>
      </w:r>
      <w:r w:rsidRPr="001E4882">
        <w:rPr>
          <w:rFonts w:hAnsi="黑体"/>
        </w:rPr>
      </w:r>
      <w:r w:rsidRPr="001E4882">
        <w:rPr>
          <w:rFonts w:hAnsi="黑体"/>
        </w:rPr>
        <w:fldChar w:fldCharType="separate"/>
      </w:r>
      <w:r w:rsidR="00942BF1" w:rsidRPr="001E4882">
        <w:rPr>
          <w:rFonts w:hAnsi="黑体"/>
        </w:rPr>
        <w:t> </w:t>
      </w:r>
      <w:r w:rsidR="00942BF1" w:rsidRPr="001E4882">
        <w:rPr>
          <w:rFonts w:hAnsi="黑体"/>
        </w:rPr>
        <w:t> </w:t>
      </w:r>
      <w:r w:rsidR="00942BF1" w:rsidRPr="001E4882">
        <w:rPr>
          <w:rFonts w:hAnsi="黑体"/>
        </w:rPr>
        <w:t> </w:t>
      </w:r>
      <w:r w:rsidR="00942BF1" w:rsidRPr="001E4882">
        <w:rPr>
          <w:rFonts w:hAnsi="黑体"/>
        </w:rPr>
        <w:t> </w:t>
      </w:r>
      <w:r w:rsidR="00942BF1" w:rsidRPr="001E4882">
        <w:rPr>
          <w:rFonts w:hAnsi="黑体"/>
        </w:rPr>
        <w:t> </w:t>
      </w:r>
      <w:r w:rsidRPr="001E4882">
        <w:rPr>
          <w:rFonts w:hAnsi="黑体"/>
        </w:rPr>
        <w:fldChar w:fldCharType="end"/>
      </w:r>
      <w:bookmarkEnd w:id="7"/>
    </w:p>
    <w:p w:rsidR="008F70BD" w:rsidRPr="00B4346D" w:rsidRDefault="007439EB" w:rsidP="00324EDD">
      <w:pPr>
        <w:spacing w:line="240" w:lineRule="auto"/>
        <w:ind w:left="8080"/>
        <w:rPr>
          <w:rFonts w:ascii="黑体" w:eastAsia="黑体" w:hAnsi="黑体"/>
          <w:kern w:val="0"/>
          <w:sz w:val="52"/>
          <w:szCs w:val="20"/>
        </w:rPr>
      </w:pPr>
      <w:r w:rsidRPr="00B4346D">
        <w:rPr>
          <w:rFonts w:ascii="黑体" w:eastAsia="黑体" w:hAnsi="黑体"/>
          <w:noProof/>
          <w:kern w:val="0"/>
          <w:sz w:val="52"/>
          <w:szCs w:val="20"/>
        </w:rPr>
        <mc:AlternateContent>
          <mc:Choice Requires="wps">
            <w:drawing>
              <wp:anchor distT="0" distB="0" distL="114300" distR="114300" simplePos="0" relativeHeight="251660288" behindDoc="0" locked="0" layoutInCell="1" allowOverlap="0" wp14:anchorId="40D3290D" wp14:editId="7FDAB574">
                <wp:simplePos x="0" y="0"/>
                <wp:positionH relativeFrom="page">
                  <wp:posOffset>900430</wp:posOffset>
                </wp:positionH>
                <wp:positionV relativeFrom="page">
                  <wp:posOffset>2700655</wp:posOffset>
                </wp:positionV>
                <wp:extent cx="6120000" cy="0"/>
                <wp:effectExtent l="0" t="0" r="0" b="0"/>
                <wp:wrapNone/>
                <wp:docPr id="73" name="直接连接符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73"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9pt,212.65pt" to="552.8pt,2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" o:allowoverlap="f">
                <w10:wrap anchorx="page" anchory="page"/>
              </v:line>
            </w:pict>
          </mc:Fallback>
        </mc:AlternateContent>
      </w:r>
      <w:r w:rsidR="003E2D49" w:rsidRPr="00B4346D">
        <w:rPr>
          <w:rFonts w:ascii="黑体" w:eastAsia="黑体" w:hAnsi="黑体"/>
          <w:noProof/>
          <w:kern w:val="0"/>
          <w:sz w:val="52"/>
          <w:szCs w:val="20"/>
        </w:rPr>
        <w:drawing>
          <wp:anchor distT="0" distB="0" distL="114300" distR="114300" simplePos="0" relativeHeight="251659264" behindDoc="0" locked="0" layoutInCell="1" allowOverlap="0" wp14:anchorId="04702C43" wp14:editId="5E5EC940">
            <wp:simplePos x="0" y="0"/>
            <wp:positionH relativeFrom="page">
              <wp:posOffset>5004435</wp:posOffset>
            </wp:positionH>
            <wp:positionV relativeFrom="page">
              <wp:posOffset>466725</wp:posOffset>
            </wp:positionV>
            <wp:extent cx="1447200" cy="732960"/>
            <wp:effectExtent l="0" t="0" r="63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7200" cy="7329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816A4" w:rsidRDefault="006816A4" w:rsidP="0036429C">
      <w:pPr>
        <w:pStyle w:val="affff1"/>
        <w:framePr w:w="9639" w:h="6976" w:hRule="exact" w:hSpace="0" w:vSpace="0" w:wrap="around" w:hAnchor="page" w:y="6408"/>
        <w:jc w:val="center"/>
        <w:rPr>
          <w:rFonts w:ascii="黑体" w:eastAsia="黑体" w:hAnsi="黑体"/>
          <w:b w:val="0"/>
          <w:bCs w:val="0"/>
          <w:w w:val="100"/>
        </w:rPr>
      </w:pPr>
    </w:p>
    <w:p w:rsidR="004D0E08" w:rsidRDefault="00DF15BE">
      <w:pPr>
        <w:pStyle w:val="afffffffffe"/>
        <w:framePr w:h="6974" w:hRule="exact" w:wrap="around" w:x="1419" w:anchorLock="1"/>
      </w:pPr>
      <w:r>
        <w:fldChar w:fldCharType="begin">
          <w:ffData>
            <w:name w:val="CSTD_NAME"/>
            <w:enabled/>
            <w:calcOnExit w:val="0"/>
            <w:textInput>
              <w:default w:val="点击此处添加标准名称"/>
            </w:textInput>
          </w:ffData>
        </w:fldChar>
      </w:r>
      <w:bookmarkStart w:id="8" w:name="CSTD_NAME"/>
      <w:r>
        <w:instrText xml:space="preserve"> FORMTEXT </w:instrText>
      </w:r>
      <w:r>
        <w:fldChar w:fldCharType="separate"/>
      </w:r>
      <w:r w:rsidR="004F0CAD">
        <w:t>日期和时间 日历体系代码</w:t>
      </w:r>
    </w:p>
    <w:p w:rsidR="006816A4" w:rsidRPr="0057675B" w:rsidRDefault="004F0CAD">
      <w:pPr>
        <w:pStyle w:val="afffffffffe"/>
        <w:framePr w:h="6974" w:hRule="exact" w:wrap="around" w:x="1419" w:anchorLock="1"/>
        <w:rPr>
          <w:sz w:val="28"/>
          <w:szCs w:val="28"/>
        </w:rPr>
      </w:pPr>
      <w:r>
        <w:t>第1部分：编码规则及表示</w:t>
      </w:r>
      <w:r w:rsidR="00DF15BE">
        <w:fldChar w:fldCharType="end"/>
      </w:r>
      <w:bookmarkEnd w:id="8"/>
    </w:p>
    <w:p w:rsidR="00815419" w:rsidRPr="00815419" w:rsidRDefault="00815419" w:rsidP="00324EDD">
      <w:pPr>
        <w:framePr w:w="9639" w:h="6974" w:hRule="exact" w:wrap="around" w:vAnchor="page" w:hAnchor="page" w:x="1419" w:y="6408" w:anchorLock="1"/>
        <w:ind w:left="-1418"/>
      </w:pPr>
    </w:p>
    <w:p w:rsidR="004D0E08" w:rsidRDefault="006162BE" w:rsidP="00463B77">
      <w:pPr>
        <w:pStyle w:val="affffffe"/>
        <w:framePr w:w="9639" w:h="6974" w:hRule="exact" w:wrap="around" w:vAnchor="page" w:hAnchor="page" w:x="1419" w:y="6408" w:anchorLock="1"/>
        <w:textAlignment w:val="bottom"/>
        <w:rPr>
          <w:rFonts w:eastAsia="黑体"/>
          <w:noProof/>
          <w:szCs w:val="28"/>
        </w:rPr>
      </w:pPr>
      <w:r>
        <w:rPr>
          <w:rFonts w:eastAsia="黑体"/>
          <w:noProof/>
          <w:szCs w:val="28"/>
        </w:rPr>
        <w:fldChar w:fldCharType="begin">
          <w:ffData>
            <w:name w:val="ESTD_NAME"/>
            <w:enabled/>
            <w:calcOnExit w:val="0"/>
            <w:textInput>
              <w:default w:val="点击此处添加标准名称的英文译名"/>
            </w:textInput>
          </w:ffData>
        </w:fldChar>
      </w:r>
      <w:bookmarkStart w:id="9" w:name="ESTD_NAME"/>
      <w:r>
        <w:rPr>
          <w:rFonts w:eastAsia="黑体"/>
          <w:noProof/>
          <w:szCs w:val="28"/>
        </w:rPr>
        <w:instrText xml:space="preserve"> FORMTEXT </w:instrText>
      </w:r>
      <w:r>
        <w:rPr>
          <w:rFonts w:eastAsia="黑体"/>
          <w:noProof/>
          <w:szCs w:val="28"/>
        </w:rPr>
      </w:r>
      <w:r>
        <w:rPr>
          <w:rFonts w:eastAsia="黑体"/>
          <w:noProof/>
          <w:szCs w:val="28"/>
        </w:rPr>
        <w:fldChar w:fldCharType="separate"/>
      </w:r>
      <w:r w:rsidR="00E86562" w:rsidRPr="00E86562">
        <w:rPr>
          <w:rFonts w:eastAsia="黑体"/>
          <w:noProof/>
          <w:szCs w:val="28"/>
        </w:rPr>
        <w:t>Data and time—Code for calendar system—</w:t>
      </w:r>
    </w:p>
    <w:p w:rsidR="00755402" w:rsidRPr="008B50C8" w:rsidRDefault="00E86562" w:rsidP="00463B77">
      <w:pPr>
        <w:pStyle w:val="affffffe"/>
        <w:framePr w:w="9639" w:h="6974" w:hRule="exact" w:wrap="around" w:vAnchor="page" w:hAnchor="page" w:x="1419" w:y="6408" w:anchorLock="1"/>
        <w:textAlignment w:val="bottom"/>
        <w:rPr>
          <w:rFonts w:eastAsia="黑体"/>
          <w:noProof/>
          <w:szCs w:val="28"/>
        </w:rPr>
      </w:pPr>
      <w:r w:rsidRPr="00E86562">
        <w:rPr>
          <w:rFonts w:eastAsia="黑体"/>
          <w:noProof/>
          <w:szCs w:val="28"/>
        </w:rPr>
        <w:t>Part 1:</w:t>
      </w:r>
      <w:r w:rsidR="004D0E08">
        <w:rPr>
          <w:rFonts w:eastAsia="黑体" w:hint="eastAsia"/>
          <w:noProof/>
          <w:szCs w:val="28"/>
        </w:rPr>
        <w:t xml:space="preserve"> </w:t>
      </w:r>
      <w:r w:rsidRPr="00E86562">
        <w:rPr>
          <w:rFonts w:eastAsia="黑体"/>
          <w:noProof/>
          <w:szCs w:val="28"/>
        </w:rPr>
        <w:t>Coding rules and presentation</w:t>
      </w:r>
      <w:r w:rsidR="006162BE">
        <w:rPr>
          <w:rFonts w:eastAsia="黑体"/>
          <w:noProof/>
          <w:szCs w:val="28"/>
        </w:rPr>
        <w:fldChar w:fldCharType="end"/>
      </w:r>
      <w:bookmarkEnd w:id="9"/>
    </w:p>
    <w:p w:rsidR="00815419" w:rsidRPr="00324EDD" w:rsidRDefault="00815419" w:rsidP="00324EDD">
      <w:pPr>
        <w:framePr w:w="9639" w:h="6974" w:hRule="exact" w:wrap="around" w:vAnchor="page" w:hAnchor="page" w:x="1419" w:y="6408" w:anchorLock="1"/>
        <w:spacing w:line="760" w:lineRule="exact"/>
        <w:ind w:left="-1418"/>
      </w:pPr>
    </w:p>
    <w:p w:rsidR="00B87131" w:rsidRPr="008B50C8" w:rsidRDefault="00B87131" w:rsidP="00463B77">
      <w:pPr>
        <w:pStyle w:val="affffffe"/>
        <w:framePr w:w="9639" w:h="6974" w:hRule="exact" w:wrap="around" w:vAnchor="page" w:hAnchor="page" w:x="1419" w:y="6408" w:anchorLock="1"/>
        <w:textAlignment w:val="bottom"/>
        <w:rPr>
          <w:rFonts w:eastAsia="黑体"/>
          <w:noProof/>
          <w:szCs w:val="28"/>
        </w:rPr>
      </w:pPr>
    </w:p>
    <w:p w:rsidR="00CA7AFD" w:rsidRPr="00AC4D95" w:rsidRDefault="004D0E08" w:rsidP="00463B77">
      <w:pPr>
        <w:pStyle w:val="affffffe"/>
        <w:framePr w:w="9639" w:h="6974" w:hRule="exact" w:wrap="around" w:vAnchor="page" w:hAnchor="page" w:x="1419" w:y="6408" w:anchorLock="1"/>
        <w:spacing w:before="440" w:after="160"/>
        <w:textAlignment w:val="bottom"/>
        <w:rPr>
          <w:noProof/>
          <w:sz w:val="24"/>
          <w:szCs w:val="28"/>
        </w:rPr>
      </w:pPr>
      <w:del w:id="10" w:author="zengqh" w:date="2025-02-17T10:22:00Z">
        <w:r w:rsidDel="00D7221A">
          <w:rPr>
            <w:rFonts w:hint="eastAsia"/>
            <w:noProof/>
            <w:sz w:val="24"/>
            <w:szCs w:val="28"/>
          </w:rPr>
          <w:delText>（征求意见稿）</w:delText>
        </w:r>
      </w:del>
      <w:r>
        <w:rPr>
          <w:noProof/>
          <w:sz w:val="24"/>
          <w:szCs w:val="28"/>
        </w:rPr>
        <w:fldChar w:fldCharType="begin">
          <w:ffData>
            <w:name w:val="下拉1"/>
            <w:enabled/>
            <w:calcOnExit w:val="0"/>
            <w:ddList>
              <w:result w:val="3"/>
              <w:listEntry w:val=" "/>
              <w:listEntry w:val="草案版次选择"/>
              <w:listEntry w:val="（工作组讨论稿）"/>
              <w:listEntry w:val="（征求意见稿）"/>
              <w:listEntry w:val="（送审讨论稿）"/>
              <w:listEntry w:val="（送审稿）"/>
              <w:listEntry w:val="（报批稿）"/>
            </w:ddList>
          </w:ffData>
        </w:fldChar>
      </w:r>
      <w:bookmarkStart w:id="11" w:name="下拉1"/>
      <w:r>
        <w:rPr>
          <w:noProof/>
          <w:sz w:val="24"/>
          <w:szCs w:val="28"/>
        </w:rPr>
        <w:instrText xml:space="preserve"> FORMDROPDOWN </w:instrText>
      </w:r>
      <w:ins w:id="12" w:author="zengqh" w:date="2025-03-11T16:06:00Z">
        <w:r w:rsidR="005A18AE">
          <w:rPr>
            <w:noProof/>
            <w:sz w:val="24"/>
            <w:szCs w:val="28"/>
          </w:rPr>
        </w:r>
      </w:ins>
      <w:r>
        <w:rPr>
          <w:noProof/>
          <w:sz w:val="24"/>
          <w:szCs w:val="28"/>
        </w:rPr>
        <w:fldChar w:fldCharType="end"/>
      </w:r>
      <w:bookmarkEnd w:id="11"/>
    </w:p>
    <w:p w:rsidR="0036429C" w:rsidRDefault="00145D4F" w:rsidP="00463B77">
      <w:pPr>
        <w:pStyle w:val="affffffe"/>
        <w:framePr w:w="9639" w:h="6974" w:hRule="exact" w:wrap="around" w:vAnchor="page" w:hAnchor="page" w:x="1419" w:y="6408" w:anchorLock="1"/>
        <w:spacing w:before="180" w:line="240" w:lineRule="atLeast"/>
        <w:textAlignment w:val="bottom"/>
        <w:rPr>
          <w:noProof/>
          <w:sz w:val="21"/>
          <w:szCs w:val="28"/>
        </w:rPr>
      </w:pPr>
      <w:r>
        <w:rPr>
          <w:rFonts w:hint="eastAsia"/>
          <w:noProof/>
          <w:sz w:val="21"/>
          <w:szCs w:val="28"/>
        </w:rPr>
        <w:t>202</w:t>
      </w:r>
      <w:r w:rsidR="000A67DA">
        <w:rPr>
          <w:rFonts w:hint="eastAsia"/>
          <w:noProof/>
          <w:sz w:val="21"/>
          <w:szCs w:val="28"/>
        </w:rPr>
        <w:t>5</w:t>
      </w:r>
      <w:r>
        <w:rPr>
          <w:rFonts w:hint="eastAsia"/>
          <w:noProof/>
          <w:sz w:val="21"/>
          <w:szCs w:val="28"/>
        </w:rPr>
        <w:t>.</w:t>
      </w:r>
      <w:del w:id="13" w:author="zengqh" w:date="2025-03-11T16:07:00Z">
        <w:r w:rsidR="004D0E08" w:rsidDel="00256554">
          <w:rPr>
            <w:rFonts w:hint="eastAsia"/>
            <w:noProof/>
            <w:sz w:val="21"/>
            <w:szCs w:val="28"/>
          </w:rPr>
          <w:delText>0</w:delText>
        </w:r>
        <w:r w:rsidR="000A67DA" w:rsidDel="00256554">
          <w:rPr>
            <w:rFonts w:hint="eastAsia"/>
            <w:noProof/>
            <w:sz w:val="21"/>
            <w:szCs w:val="28"/>
          </w:rPr>
          <w:delText>2</w:delText>
        </w:r>
        <w:r w:rsidDel="00256554">
          <w:rPr>
            <w:rFonts w:hint="eastAsia"/>
            <w:noProof/>
            <w:sz w:val="21"/>
            <w:szCs w:val="28"/>
          </w:rPr>
          <w:delText>.</w:delText>
        </w:r>
      </w:del>
      <w:ins w:id="14" w:author="zengqh" w:date="2025-03-11T16:07:00Z">
        <w:r w:rsidR="00256554">
          <w:rPr>
            <w:rFonts w:hint="eastAsia"/>
            <w:noProof/>
            <w:sz w:val="21"/>
            <w:szCs w:val="28"/>
          </w:rPr>
          <w:t>03.11</w:t>
        </w:r>
      </w:ins>
      <w:del w:id="15" w:author="zengqh" w:date="2025-02-10T13:56:00Z">
        <w:r w:rsidR="000A67DA" w:rsidDel="0085301A">
          <w:rPr>
            <w:rFonts w:hint="eastAsia"/>
            <w:noProof/>
            <w:sz w:val="21"/>
            <w:szCs w:val="28"/>
          </w:rPr>
          <w:delText>08</w:delText>
        </w:r>
      </w:del>
    </w:p>
    <w:p w:rsidR="00DE703F" w:rsidRPr="00A6537A" w:rsidRDefault="00DE703F" w:rsidP="00463B77">
      <w:pPr>
        <w:pStyle w:val="affffffe"/>
        <w:framePr w:w="9639" w:h="6974" w:hRule="exact" w:wrap="around" w:vAnchor="page" w:hAnchor="page" w:x="1419" w:y="6408" w:anchorLock="1"/>
        <w:spacing w:beforeLines="300" w:before="720" w:afterLines="30" w:after="72" w:line="240" w:lineRule="auto"/>
        <w:textAlignment w:val="bottom"/>
        <w:rPr>
          <w:b/>
          <w:noProof/>
          <w:sz w:val="21"/>
          <w:szCs w:val="28"/>
        </w:rPr>
      </w:pPr>
    </w:p>
    <w:p w:rsidR="00CD50A1" w:rsidRDefault="00BC0925" w:rsidP="00EE7869">
      <w:pPr>
        <w:pStyle w:val="afffffffffa"/>
        <w:framePr w:wrap="around" w:y="14176"/>
      </w:pPr>
      <w:ins w:id="16" w:author="zengqh" w:date="2025-03-11T16:09:00Z">
        <w:r>
          <w:rPr>
            <w:rFonts w:ascii="黑体"/>
          </w:rPr>
          <w:fldChar w:fldCharType="begin">
            <w:ffData>
              <w:name w:val="CROT_DATE_Y"/>
              <w:enabled/>
              <w:calcOnExit w:val="0"/>
              <w:textInput>
                <w:default w:val="XXXX"/>
                <w:maxLength w:val="4"/>
              </w:textInput>
            </w:ffData>
          </w:fldChar>
        </w:r>
        <w:r>
          <w:rPr>
            <w:rFonts w:ascii="黑体"/>
          </w:rPr>
          <w:instrText xml:space="preserve"> FORMTEXT </w:instrText>
        </w:r>
        <w:r>
          <w:rPr>
            <w:rFonts w:ascii="黑体"/>
          </w:rPr>
        </w:r>
        <w:r>
          <w:rPr>
            <w:rFonts w:ascii="黑体"/>
          </w:rPr>
          <w:fldChar w:fldCharType="separate"/>
        </w:r>
        <w:r>
          <w:rPr>
            <w:rFonts w:ascii="黑体"/>
            <w:noProof/>
          </w:rPr>
          <w:t>XXXX</w:t>
        </w:r>
        <w:r>
          <w:rPr>
            <w:rFonts w:ascii="黑体"/>
          </w:rPr>
          <w:fldChar w:fldCharType="end"/>
        </w:r>
      </w:ins>
      <w:bookmarkStart w:id="17" w:name="_GoBack"/>
      <w:bookmarkEnd w:id="17"/>
      <w:del w:id="18" w:author="zengqh" w:date="2025-03-11T16:09:00Z">
        <w:r w:rsidR="00087A77" w:rsidDel="00BC0925">
          <w:rPr>
            <w:rFonts w:ascii="黑体"/>
          </w:rPr>
          <w:fldChar w:fldCharType="begin"/>
        </w:r>
        <w:bookmarkStart w:id="19" w:name="PLSH_DATE_Y"/>
        <w:r w:rsidR="00087A77" w:rsidDel="00BC0925">
          <w:rPr>
            <w:rFonts w:ascii="黑体"/>
          </w:rPr>
          <w:delInstrText xml:space="preserve"> FORMTEXT </w:delInstrText>
        </w:r>
        <w:r w:rsidR="00087A77" w:rsidDel="00BC0925">
          <w:rPr>
            <w:rFonts w:ascii="黑体"/>
          </w:rPr>
          <w:fldChar w:fldCharType="separate"/>
        </w:r>
      </w:del>
      <w:del w:id="20" w:author="zengqh" w:date="2025-02-21T10:17:00Z">
        <w:r w:rsidR="00087A77" w:rsidDel="003F49ED">
          <w:rPr>
            <w:rFonts w:ascii="黑体"/>
            <w:noProof/>
          </w:rPr>
          <w:delText>XXXX</w:delText>
        </w:r>
      </w:del>
      <w:del w:id="21" w:author="zengqh" w:date="2025-03-11T16:09:00Z">
        <w:r w:rsidR="00087A77" w:rsidDel="00BC0925">
          <w:rPr>
            <w:rFonts w:ascii="黑体"/>
          </w:rPr>
          <w:fldChar w:fldCharType="end"/>
        </w:r>
      </w:del>
      <w:bookmarkEnd w:id="19"/>
      <w:r w:rsidR="00CD50A1">
        <w:t xml:space="preserve"> </w:t>
      </w:r>
      <w:r w:rsidR="00CD50A1" w:rsidRPr="00BB6C98">
        <w:rPr>
          <w:rFonts w:ascii="黑体"/>
        </w:rPr>
        <w:t>-</w:t>
      </w:r>
      <w:r w:rsidR="00CD50A1">
        <w:t xml:space="preserve"> </w:t>
      </w:r>
      <w:r w:rsidR="00087A77">
        <w:rPr>
          <w:rFonts w:ascii="黑体"/>
        </w:rPr>
        <w:fldChar w:fldCharType="begin">
          <w:ffData>
            <w:name w:val="PLSH_DATE_M"/>
            <w:enabled/>
            <w:calcOnExit w:val="0"/>
            <w:textInput>
              <w:default w:val="XX"/>
              <w:maxLength w:val="2"/>
            </w:textInput>
          </w:ffData>
        </w:fldChar>
      </w:r>
      <w:bookmarkStart w:id="22" w:name="PLSH_DATE_M"/>
      <w:r w:rsidR="00087A77">
        <w:rPr>
          <w:rFonts w:ascii="黑体"/>
        </w:rPr>
        <w:instrText xml:space="preserve"> FORMTEXT </w:instrText>
      </w:r>
      <w:r w:rsidR="00087A77">
        <w:rPr>
          <w:rFonts w:ascii="黑体"/>
        </w:rPr>
      </w:r>
      <w:r w:rsidR="00087A77">
        <w:rPr>
          <w:rFonts w:ascii="黑体"/>
        </w:rPr>
        <w:fldChar w:fldCharType="separate"/>
      </w:r>
      <w:r w:rsidR="00087A77">
        <w:rPr>
          <w:rFonts w:ascii="黑体"/>
          <w:noProof/>
        </w:rPr>
        <w:t>XX</w:t>
      </w:r>
      <w:r w:rsidR="00087A77">
        <w:rPr>
          <w:rFonts w:ascii="黑体"/>
        </w:rPr>
        <w:fldChar w:fldCharType="end"/>
      </w:r>
      <w:bookmarkEnd w:id="22"/>
      <w:r w:rsidR="00CD50A1">
        <w:t xml:space="preserve"> </w:t>
      </w:r>
      <w:r w:rsidR="00CD50A1" w:rsidRPr="00BB6C98">
        <w:rPr>
          <w:rFonts w:ascii="黑体"/>
        </w:rPr>
        <w:t>-</w:t>
      </w:r>
      <w:r w:rsidR="00CD50A1">
        <w:t xml:space="preserve"> </w:t>
      </w:r>
      <w:r w:rsidR="00087A77">
        <w:rPr>
          <w:rFonts w:ascii="黑体"/>
        </w:rPr>
        <w:fldChar w:fldCharType="begin">
          <w:ffData>
            <w:name w:val="PLSH_DATE_D"/>
            <w:enabled/>
            <w:calcOnExit w:val="0"/>
            <w:textInput>
              <w:default w:val="XX"/>
              <w:maxLength w:val="2"/>
            </w:textInput>
          </w:ffData>
        </w:fldChar>
      </w:r>
      <w:bookmarkStart w:id="23" w:name="PLSH_DATE_D"/>
      <w:r w:rsidR="00087A77">
        <w:rPr>
          <w:rFonts w:ascii="黑体"/>
        </w:rPr>
        <w:instrText xml:space="preserve"> FORMTEXT </w:instrText>
      </w:r>
      <w:r w:rsidR="00087A77">
        <w:rPr>
          <w:rFonts w:ascii="黑体"/>
        </w:rPr>
      </w:r>
      <w:r w:rsidR="00087A77">
        <w:rPr>
          <w:rFonts w:ascii="黑体"/>
        </w:rPr>
        <w:fldChar w:fldCharType="separate"/>
      </w:r>
      <w:r w:rsidR="00087A77">
        <w:rPr>
          <w:rFonts w:ascii="黑体"/>
          <w:noProof/>
        </w:rPr>
        <w:t>XX</w:t>
      </w:r>
      <w:r w:rsidR="00087A77">
        <w:rPr>
          <w:rFonts w:ascii="黑体"/>
        </w:rPr>
        <w:fldChar w:fldCharType="end"/>
      </w:r>
      <w:bookmarkEnd w:id="23"/>
      <w:r w:rsidR="00CD50A1">
        <w:rPr>
          <w:rFonts w:hint="eastAsia"/>
        </w:rPr>
        <w:t>发布</w:t>
      </w:r>
    </w:p>
    <w:p w:rsidR="00CD50A1" w:rsidRDefault="00087A77" w:rsidP="00EE7869">
      <w:pPr>
        <w:pStyle w:val="afffffffffb"/>
        <w:framePr w:wrap="around" w:y="14176"/>
      </w:pPr>
      <w:r>
        <w:rPr>
          <w:rFonts w:ascii="黑体"/>
        </w:rPr>
        <w:fldChar w:fldCharType="begin">
          <w:ffData>
            <w:name w:val="CROT_DATE_Y"/>
            <w:enabled/>
            <w:calcOnExit w:val="0"/>
            <w:textInput>
              <w:default w:val="XXXX"/>
              <w:maxLength w:val="4"/>
            </w:textInput>
          </w:ffData>
        </w:fldChar>
      </w:r>
      <w:bookmarkStart w:id="24" w:name="CROT_DATE_Y"/>
      <w:r>
        <w:rPr>
          <w:rFonts w:ascii="黑体"/>
        </w:rPr>
        <w:instrText xml:space="preserve"> FORMTEXT </w:instrText>
      </w:r>
      <w:r>
        <w:rPr>
          <w:rFonts w:ascii="黑体"/>
        </w:rPr>
      </w:r>
      <w:r>
        <w:rPr>
          <w:rFonts w:ascii="黑体"/>
        </w:rPr>
        <w:fldChar w:fldCharType="separate"/>
      </w:r>
      <w:r>
        <w:rPr>
          <w:rFonts w:ascii="黑体"/>
          <w:noProof/>
        </w:rPr>
        <w:t>XXXX</w:t>
      </w:r>
      <w:r>
        <w:rPr>
          <w:rFonts w:ascii="黑体"/>
        </w:rPr>
        <w:fldChar w:fldCharType="end"/>
      </w:r>
      <w:bookmarkEnd w:id="24"/>
      <w:r w:rsidR="00CD50A1">
        <w:t xml:space="preserve"> </w:t>
      </w:r>
      <w:r w:rsidR="00CD50A1" w:rsidRPr="00BB6C98">
        <w:rPr>
          <w:rFonts w:ascii="黑体"/>
        </w:rPr>
        <w:t>-</w:t>
      </w:r>
      <w:r w:rsidR="00CD50A1">
        <w:t xml:space="preserve"> </w:t>
      </w:r>
      <w:r>
        <w:rPr>
          <w:rFonts w:ascii="黑体"/>
        </w:rPr>
        <w:fldChar w:fldCharType="begin">
          <w:ffData>
            <w:name w:val="CROT_DATE_M"/>
            <w:enabled/>
            <w:calcOnExit w:val="0"/>
            <w:textInput>
              <w:default w:val="XX"/>
              <w:maxLength w:val="2"/>
            </w:textInput>
          </w:ffData>
        </w:fldChar>
      </w:r>
      <w:bookmarkStart w:id="25" w:name="CROT_DATE_M"/>
      <w:r>
        <w:rPr>
          <w:rFonts w:ascii="黑体"/>
        </w:rPr>
        <w:instrText xml:space="preserve"> FORMTEXT </w:instrText>
      </w:r>
      <w:r>
        <w:rPr>
          <w:rFonts w:ascii="黑体"/>
        </w:rPr>
      </w:r>
      <w:r>
        <w:rPr>
          <w:rFonts w:ascii="黑体"/>
        </w:rPr>
        <w:fldChar w:fldCharType="separate"/>
      </w:r>
      <w:r>
        <w:rPr>
          <w:rFonts w:ascii="黑体"/>
          <w:noProof/>
        </w:rPr>
        <w:t>XX</w:t>
      </w:r>
      <w:r>
        <w:rPr>
          <w:rFonts w:ascii="黑体"/>
        </w:rPr>
        <w:fldChar w:fldCharType="end"/>
      </w:r>
      <w:bookmarkEnd w:id="25"/>
      <w:r w:rsidR="00CD50A1">
        <w:t xml:space="preserve"> </w:t>
      </w:r>
      <w:r w:rsidR="00CD50A1" w:rsidRPr="00BB6C98">
        <w:rPr>
          <w:rFonts w:ascii="黑体"/>
        </w:rPr>
        <w:t>-</w:t>
      </w:r>
      <w:r w:rsidR="00CD50A1">
        <w:t xml:space="preserve"> </w:t>
      </w:r>
      <w:r>
        <w:rPr>
          <w:rFonts w:ascii="黑体"/>
        </w:rPr>
        <w:fldChar w:fldCharType="begin">
          <w:ffData>
            <w:name w:val="CROT_DATE_D"/>
            <w:enabled/>
            <w:calcOnExit w:val="0"/>
            <w:textInput>
              <w:default w:val="XX"/>
              <w:maxLength w:val="2"/>
            </w:textInput>
          </w:ffData>
        </w:fldChar>
      </w:r>
      <w:bookmarkStart w:id="26" w:name="CROT_DATE_D"/>
      <w:r>
        <w:rPr>
          <w:rFonts w:ascii="黑体"/>
        </w:rPr>
        <w:instrText xml:space="preserve"> FORMTEXT </w:instrText>
      </w:r>
      <w:r>
        <w:rPr>
          <w:rFonts w:ascii="黑体"/>
        </w:rPr>
      </w:r>
      <w:r>
        <w:rPr>
          <w:rFonts w:ascii="黑体"/>
        </w:rPr>
        <w:fldChar w:fldCharType="separate"/>
      </w:r>
      <w:r>
        <w:rPr>
          <w:rFonts w:ascii="黑体"/>
          <w:noProof/>
        </w:rPr>
        <w:t>XX</w:t>
      </w:r>
      <w:r>
        <w:rPr>
          <w:rFonts w:ascii="黑体"/>
        </w:rPr>
        <w:fldChar w:fldCharType="end"/>
      </w:r>
      <w:bookmarkEnd w:id="26"/>
      <w:r w:rsidR="00CD50A1">
        <w:rPr>
          <w:rFonts w:hint="eastAsia"/>
        </w:rPr>
        <w:t>实施</w:t>
      </w:r>
    </w:p>
    <w:p w:rsidR="00A02BAE" w:rsidRPr="00CD50A1" w:rsidRDefault="00FC17B7" w:rsidP="00A02BAE">
      <w:pPr>
        <w:rPr>
          <w:rFonts w:ascii="宋体" w:hAnsi="宋体"/>
          <w:sz w:val="28"/>
          <w:szCs w:val="28"/>
        </w:rPr>
        <w:sectPr w:rsidR="00A02BAE" w:rsidRPr="00CD50A1" w:rsidSect="00C64E95">
          <w:headerReference w:type="default" r:id="rId10"/>
          <w:footerReference w:type="even" r:id="rId11"/>
          <w:headerReference w:type="first" r:id="rId12"/>
          <w:footerReference w:type="first" r:id="rId13"/>
          <w:type w:val="continuous"/>
          <w:pgSz w:w="11906" w:h="16838" w:code="9"/>
          <w:pgMar w:top="-338" w:right="1134" w:bottom="1021" w:left="1134" w:header="0" w:footer="0" w:gutter="284"/>
          <w:cols w:space="425"/>
          <w:titlePg/>
          <w:docGrid w:linePitch="312"/>
        </w:sectPr>
      </w:pPr>
      <w:r>
        <w:rPr>
          <w:rFonts w:ascii="宋体" w:hAnsi="宋体" w:hint="eastAsia"/>
          <w:noProof/>
          <w:sz w:val="28"/>
          <w:szCs w:val="28"/>
        </w:rPr>
        <w:drawing>
          <wp:anchor distT="0" distB="0" distL="114300" distR="114300" simplePos="0" relativeHeight="251664384" behindDoc="0" locked="0" layoutInCell="1" allowOverlap="1" wp14:anchorId="5B2E1738" wp14:editId="123DA1F4">
            <wp:simplePos x="0" y="0"/>
            <wp:positionH relativeFrom="column">
              <wp:posOffset>1610360</wp:posOffset>
            </wp:positionH>
            <wp:positionV relativeFrom="paragraph">
              <wp:posOffset>8281035</wp:posOffset>
            </wp:positionV>
            <wp:extent cx="2868840" cy="545400"/>
            <wp:effectExtent l="0" t="0" r="0" b="762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国标发布单位(1).t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68840" cy="545400"/>
                    </a:xfrm>
                    <a:prstGeom prst="rect">
                      <a:avLst/>
                    </a:prstGeom>
                  </pic:spPr>
                </pic:pic>
              </a:graphicData>
            </a:graphic>
            <wp14:sizeRelH relativeFrom="margin">
              <wp14:pctWidth>0</wp14:pctWidth>
            </wp14:sizeRelH>
            <wp14:sizeRelV relativeFrom="margin">
              <wp14:pctHeight>0</wp14:pctHeight>
            </wp14:sizeRelV>
          </wp:anchor>
        </w:drawing>
      </w:r>
      <w:r w:rsidR="006A37B9">
        <w:rPr>
          <w:rFonts w:ascii="宋体" w:hAnsi="宋体" w:hint="eastAsia"/>
          <w:noProof/>
          <w:sz w:val="28"/>
          <w:szCs w:val="28"/>
        </w:rPr>
        <mc:AlternateContent>
          <mc:Choice Requires="wps">
            <w:drawing>
              <wp:anchor distT="0" distB="0" distL="114300" distR="114300" simplePos="0" relativeHeight="251663360" behindDoc="0" locked="1" layoutInCell="1" allowOverlap="1" wp14:anchorId="617AD99E" wp14:editId="40FB6348">
                <wp:simplePos x="0" y="0"/>
                <wp:positionH relativeFrom="page">
                  <wp:posOffset>899795</wp:posOffset>
                </wp:positionH>
                <wp:positionV relativeFrom="page">
                  <wp:posOffset>9253220</wp:posOffset>
                </wp:positionV>
                <wp:extent cx="612000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5"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85pt,728.6pt" to="552.75pt,7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">
                <w10:wrap anchorx="page" anchory="page"/>
                <w10:anchorlock/>
              </v:line>
            </w:pict>
          </mc:Fallback>
        </mc:AlternateContent>
      </w:r>
      <w:r>
        <w:rPr>
          <w:rFonts w:ascii="宋体" w:hAnsi="宋体" w:hint="eastAsia"/>
          <w:sz w:val="28"/>
          <w:szCs w:val="28"/>
        </w:rPr>
        <w:t>`</w:t>
      </w:r>
    </w:p>
    <w:p w:rsidR="00CF2EF6" w:rsidRDefault="00CF2EF6" w:rsidP="00CF2EF6">
      <w:pPr>
        <w:pStyle w:val="afffffc"/>
        <w:spacing w:after="468"/>
      </w:pPr>
      <w:r w:rsidRPr="00CF2EF6">
        <w:rPr>
          <w:rFonts w:hint="eastAsia"/>
          <w:spacing w:val="320"/>
        </w:rPr>
        <w:lastRenderedPageBreak/>
        <w:t>目</w:t>
      </w:r>
      <w:r>
        <w:rPr>
          <w:rFonts w:hint="eastAsia"/>
        </w:rPr>
        <w:t>次</w:t>
      </w:r>
    </w:p>
    <w:p w:rsidR="00513352" w:rsidRDefault="00CF2EF6">
      <w:pPr>
        <w:pStyle w:val="10"/>
        <w:tabs>
          <w:tab w:val="right" w:leader="dot" w:pos="9344"/>
        </w:tabs>
        <w:rPr>
          <w:ins w:id="27" w:author="zengqh" w:date="2025-02-25T08:39:00Z"/>
          <w:rFonts w:asciiTheme="minorHAnsi" w:eastAsiaTheme="minorEastAsia" w:hAnsiTheme="minorHAnsi" w:cstheme="minorBidi"/>
          <w:noProof/>
          <w:szCs w:val="22"/>
        </w:rPr>
      </w:pPr>
      <w:r w:rsidRPr="00CF2EF6">
        <w:fldChar w:fldCharType="begin"/>
      </w:r>
      <w:r w:rsidRPr="00CF2EF6">
        <w:instrText xml:space="preserve"> TOC \o "1-1" \h </w:instrText>
      </w:r>
      <w:r w:rsidRPr="00CF2EF6">
        <w:fldChar w:fldCharType="separate"/>
      </w:r>
      <w:ins w:id="28" w:author="zengqh" w:date="2025-02-25T08:39:00Z">
        <w:r w:rsidR="00513352" w:rsidRPr="00C32291">
          <w:rPr>
            <w:rStyle w:val="affffff7"/>
            <w:noProof/>
          </w:rPr>
          <w:fldChar w:fldCharType="begin"/>
        </w:r>
        <w:r w:rsidR="00513352" w:rsidRPr="00C32291">
          <w:rPr>
            <w:rStyle w:val="affffff7"/>
            <w:noProof/>
          </w:rPr>
          <w:instrText xml:space="preserve"> </w:instrText>
        </w:r>
        <w:r w:rsidR="00513352">
          <w:rPr>
            <w:noProof/>
          </w:rPr>
          <w:instrText>HYPERLINK \l "_Toc191365182"</w:instrText>
        </w:r>
        <w:r w:rsidR="00513352" w:rsidRPr="00C32291">
          <w:rPr>
            <w:rStyle w:val="affffff7"/>
            <w:noProof/>
          </w:rPr>
          <w:instrText xml:space="preserve"> </w:instrText>
        </w:r>
        <w:r w:rsidR="00513352" w:rsidRPr="00C32291">
          <w:rPr>
            <w:rStyle w:val="affffff7"/>
            <w:noProof/>
          </w:rPr>
          <w:fldChar w:fldCharType="separate"/>
        </w:r>
        <w:r w:rsidR="00513352" w:rsidRPr="00C32291">
          <w:rPr>
            <w:rStyle w:val="affffff7"/>
            <w:rFonts w:hint="eastAsia"/>
            <w:noProof/>
            <w:spacing w:val="320"/>
          </w:rPr>
          <w:t>前</w:t>
        </w:r>
        <w:r w:rsidR="00513352" w:rsidRPr="00C32291">
          <w:rPr>
            <w:rStyle w:val="affffff7"/>
            <w:rFonts w:hint="eastAsia"/>
            <w:noProof/>
          </w:rPr>
          <w:t>言</w:t>
        </w:r>
        <w:r w:rsidR="00513352">
          <w:rPr>
            <w:noProof/>
          </w:rPr>
          <w:tab/>
        </w:r>
        <w:r w:rsidR="00513352">
          <w:rPr>
            <w:noProof/>
          </w:rPr>
          <w:fldChar w:fldCharType="begin"/>
        </w:r>
        <w:r w:rsidR="00513352">
          <w:rPr>
            <w:noProof/>
          </w:rPr>
          <w:instrText xml:space="preserve"> PAGEREF _Toc191365182 \h </w:instrText>
        </w:r>
      </w:ins>
      <w:r w:rsidR="00513352">
        <w:rPr>
          <w:noProof/>
        </w:rPr>
      </w:r>
      <w:r w:rsidR="00513352">
        <w:rPr>
          <w:noProof/>
        </w:rPr>
        <w:fldChar w:fldCharType="separate"/>
      </w:r>
      <w:ins w:id="29" w:author="zengqh" w:date="2025-03-11T16:09:00Z">
        <w:r w:rsidR="00EE3A05">
          <w:rPr>
            <w:noProof/>
          </w:rPr>
          <w:t>II</w:t>
        </w:r>
      </w:ins>
      <w:ins w:id="30" w:author="zengqh" w:date="2025-02-25T08:39:00Z">
        <w:r w:rsidR="00513352">
          <w:rPr>
            <w:noProof/>
          </w:rPr>
          <w:fldChar w:fldCharType="end"/>
        </w:r>
        <w:r w:rsidR="00513352" w:rsidRPr="00C32291">
          <w:rPr>
            <w:rStyle w:val="affffff7"/>
            <w:noProof/>
          </w:rPr>
          <w:fldChar w:fldCharType="end"/>
        </w:r>
      </w:ins>
    </w:p>
    <w:p w:rsidR="00513352" w:rsidRDefault="00513352">
      <w:pPr>
        <w:pStyle w:val="10"/>
        <w:tabs>
          <w:tab w:val="right" w:leader="dot" w:pos="9344"/>
        </w:tabs>
        <w:rPr>
          <w:ins w:id="31" w:author="zengqh" w:date="2025-02-25T08:39:00Z"/>
          <w:rFonts w:asciiTheme="minorHAnsi" w:eastAsiaTheme="minorEastAsia" w:hAnsiTheme="minorHAnsi" w:cstheme="minorBidi"/>
          <w:noProof/>
          <w:szCs w:val="22"/>
        </w:rPr>
      </w:pPr>
      <w:ins w:id="32" w:author="zengqh" w:date="2025-02-25T08:39:00Z">
        <w:r w:rsidRPr="00C32291">
          <w:rPr>
            <w:rStyle w:val="affffff7"/>
            <w:noProof/>
          </w:rPr>
          <w:fldChar w:fldCharType="begin"/>
        </w:r>
        <w:r w:rsidRPr="00C32291">
          <w:rPr>
            <w:rStyle w:val="affffff7"/>
            <w:noProof/>
          </w:rPr>
          <w:instrText xml:space="preserve"> </w:instrText>
        </w:r>
        <w:r>
          <w:rPr>
            <w:noProof/>
          </w:rPr>
          <w:instrText>HYPERLINK \l "_Toc191365183"</w:instrText>
        </w:r>
        <w:r w:rsidRPr="00C32291">
          <w:rPr>
            <w:rStyle w:val="affffff7"/>
            <w:noProof/>
          </w:rPr>
          <w:instrText xml:space="preserve"> </w:instrText>
        </w:r>
        <w:r w:rsidRPr="00C32291">
          <w:rPr>
            <w:rStyle w:val="affffff7"/>
            <w:noProof/>
          </w:rPr>
          <w:fldChar w:fldCharType="separate"/>
        </w:r>
        <w:r w:rsidRPr="00C32291">
          <w:rPr>
            <w:rStyle w:val="affffff7"/>
            <w:rFonts w:hint="eastAsia"/>
            <w:noProof/>
            <w:spacing w:val="320"/>
          </w:rPr>
          <w:t>引</w:t>
        </w:r>
        <w:r w:rsidRPr="00C32291">
          <w:rPr>
            <w:rStyle w:val="affffff7"/>
            <w:rFonts w:hint="eastAsia"/>
            <w:noProof/>
          </w:rPr>
          <w:t>言</w:t>
        </w:r>
        <w:r>
          <w:rPr>
            <w:noProof/>
          </w:rPr>
          <w:tab/>
        </w:r>
        <w:r>
          <w:rPr>
            <w:noProof/>
          </w:rPr>
          <w:fldChar w:fldCharType="begin"/>
        </w:r>
        <w:r>
          <w:rPr>
            <w:noProof/>
          </w:rPr>
          <w:instrText xml:space="preserve"> PAGEREF _Toc191365183 \h </w:instrText>
        </w:r>
      </w:ins>
      <w:r>
        <w:rPr>
          <w:noProof/>
        </w:rPr>
      </w:r>
      <w:r>
        <w:rPr>
          <w:noProof/>
        </w:rPr>
        <w:fldChar w:fldCharType="separate"/>
      </w:r>
      <w:ins w:id="33" w:author="zengqh" w:date="2025-03-11T16:09:00Z">
        <w:r w:rsidR="00EE3A05">
          <w:rPr>
            <w:noProof/>
          </w:rPr>
          <w:t>III</w:t>
        </w:r>
      </w:ins>
      <w:ins w:id="34" w:author="zengqh" w:date="2025-02-25T08:39:00Z">
        <w:r>
          <w:rPr>
            <w:noProof/>
          </w:rPr>
          <w:fldChar w:fldCharType="end"/>
        </w:r>
        <w:r w:rsidRPr="00C32291">
          <w:rPr>
            <w:rStyle w:val="affffff7"/>
            <w:noProof/>
          </w:rPr>
          <w:fldChar w:fldCharType="end"/>
        </w:r>
      </w:ins>
    </w:p>
    <w:p w:rsidR="00513352" w:rsidRDefault="00513352">
      <w:pPr>
        <w:pStyle w:val="10"/>
        <w:tabs>
          <w:tab w:val="right" w:leader="dot" w:pos="9344"/>
        </w:tabs>
        <w:rPr>
          <w:ins w:id="35" w:author="zengqh" w:date="2025-02-25T08:39:00Z"/>
          <w:rFonts w:asciiTheme="minorHAnsi" w:eastAsiaTheme="minorEastAsia" w:hAnsiTheme="minorHAnsi" w:cstheme="minorBidi"/>
          <w:noProof/>
          <w:szCs w:val="22"/>
        </w:rPr>
      </w:pPr>
      <w:ins w:id="36" w:author="zengqh" w:date="2025-02-25T08:39:00Z">
        <w:r w:rsidRPr="00C32291">
          <w:rPr>
            <w:rStyle w:val="affffff7"/>
            <w:noProof/>
          </w:rPr>
          <w:fldChar w:fldCharType="begin"/>
        </w:r>
        <w:r w:rsidRPr="00C32291">
          <w:rPr>
            <w:rStyle w:val="affffff7"/>
            <w:noProof/>
          </w:rPr>
          <w:instrText xml:space="preserve"> </w:instrText>
        </w:r>
        <w:r>
          <w:rPr>
            <w:noProof/>
          </w:rPr>
          <w:instrText>HYPERLINK \l "_Toc191365184"</w:instrText>
        </w:r>
        <w:r w:rsidRPr="00C32291">
          <w:rPr>
            <w:rStyle w:val="affffff7"/>
            <w:noProof/>
          </w:rPr>
          <w:instrText xml:space="preserve"> </w:instrText>
        </w:r>
        <w:r w:rsidRPr="00C32291">
          <w:rPr>
            <w:rStyle w:val="affffff7"/>
            <w:noProof/>
          </w:rPr>
          <w:fldChar w:fldCharType="separate"/>
        </w:r>
        <w:r w:rsidRPr="00C32291">
          <w:rPr>
            <w:rStyle w:val="affffff7"/>
            <w:noProof/>
          </w:rPr>
          <w:t>1</w:t>
        </w:r>
        <w:r w:rsidRPr="00C32291">
          <w:rPr>
            <w:rStyle w:val="affffff7"/>
            <w:rFonts w:hint="eastAsia"/>
            <w:noProof/>
          </w:rPr>
          <w:t xml:space="preserve"> 范围</w:t>
        </w:r>
        <w:r>
          <w:rPr>
            <w:noProof/>
          </w:rPr>
          <w:tab/>
        </w:r>
        <w:r>
          <w:rPr>
            <w:noProof/>
          </w:rPr>
          <w:fldChar w:fldCharType="begin"/>
        </w:r>
        <w:r>
          <w:rPr>
            <w:noProof/>
          </w:rPr>
          <w:instrText xml:space="preserve"> PAGEREF _Toc191365184 \h </w:instrText>
        </w:r>
      </w:ins>
      <w:r>
        <w:rPr>
          <w:noProof/>
        </w:rPr>
      </w:r>
      <w:r>
        <w:rPr>
          <w:noProof/>
        </w:rPr>
        <w:fldChar w:fldCharType="separate"/>
      </w:r>
      <w:ins w:id="37" w:author="zengqh" w:date="2025-03-11T16:09:00Z">
        <w:r w:rsidR="00EE3A05">
          <w:rPr>
            <w:noProof/>
          </w:rPr>
          <w:t>4</w:t>
        </w:r>
      </w:ins>
      <w:ins w:id="38" w:author="zengqh" w:date="2025-02-25T08:39:00Z">
        <w:r>
          <w:rPr>
            <w:noProof/>
          </w:rPr>
          <w:fldChar w:fldCharType="end"/>
        </w:r>
        <w:r w:rsidRPr="00C32291">
          <w:rPr>
            <w:rStyle w:val="affffff7"/>
            <w:noProof/>
          </w:rPr>
          <w:fldChar w:fldCharType="end"/>
        </w:r>
      </w:ins>
    </w:p>
    <w:p w:rsidR="00513352" w:rsidRDefault="00513352">
      <w:pPr>
        <w:pStyle w:val="10"/>
        <w:tabs>
          <w:tab w:val="right" w:leader="dot" w:pos="9344"/>
        </w:tabs>
        <w:rPr>
          <w:ins w:id="39" w:author="zengqh" w:date="2025-02-25T08:39:00Z"/>
          <w:rFonts w:asciiTheme="minorHAnsi" w:eastAsiaTheme="minorEastAsia" w:hAnsiTheme="minorHAnsi" w:cstheme="minorBidi"/>
          <w:noProof/>
          <w:szCs w:val="22"/>
        </w:rPr>
      </w:pPr>
      <w:ins w:id="40" w:author="zengqh" w:date="2025-02-25T08:39:00Z">
        <w:r w:rsidRPr="00C32291">
          <w:rPr>
            <w:rStyle w:val="affffff7"/>
            <w:noProof/>
          </w:rPr>
          <w:fldChar w:fldCharType="begin"/>
        </w:r>
        <w:r w:rsidRPr="00C32291">
          <w:rPr>
            <w:rStyle w:val="affffff7"/>
            <w:noProof/>
          </w:rPr>
          <w:instrText xml:space="preserve"> </w:instrText>
        </w:r>
        <w:r>
          <w:rPr>
            <w:noProof/>
          </w:rPr>
          <w:instrText>HYPERLINK \l "_Toc191365185"</w:instrText>
        </w:r>
        <w:r w:rsidRPr="00C32291">
          <w:rPr>
            <w:rStyle w:val="affffff7"/>
            <w:noProof/>
          </w:rPr>
          <w:instrText xml:space="preserve"> </w:instrText>
        </w:r>
        <w:r w:rsidRPr="00C32291">
          <w:rPr>
            <w:rStyle w:val="affffff7"/>
            <w:noProof/>
          </w:rPr>
          <w:fldChar w:fldCharType="separate"/>
        </w:r>
        <w:r w:rsidRPr="00C32291">
          <w:rPr>
            <w:rStyle w:val="affffff7"/>
            <w:noProof/>
          </w:rPr>
          <w:t>2</w:t>
        </w:r>
        <w:r w:rsidRPr="00C32291">
          <w:rPr>
            <w:rStyle w:val="affffff7"/>
            <w:rFonts w:hint="eastAsia"/>
            <w:noProof/>
          </w:rPr>
          <w:t xml:space="preserve"> 规范性引用文件</w:t>
        </w:r>
        <w:r>
          <w:rPr>
            <w:noProof/>
          </w:rPr>
          <w:tab/>
        </w:r>
        <w:r>
          <w:rPr>
            <w:noProof/>
          </w:rPr>
          <w:fldChar w:fldCharType="begin"/>
        </w:r>
        <w:r>
          <w:rPr>
            <w:noProof/>
          </w:rPr>
          <w:instrText xml:space="preserve"> PAGEREF _Toc191365185 \h </w:instrText>
        </w:r>
      </w:ins>
      <w:r>
        <w:rPr>
          <w:noProof/>
        </w:rPr>
      </w:r>
      <w:r>
        <w:rPr>
          <w:noProof/>
        </w:rPr>
        <w:fldChar w:fldCharType="separate"/>
      </w:r>
      <w:ins w:id="41" w:author="zengqh" w:date="2025-03-11T16:09:00Z">
        <w:r w:rsidR="00EE3A05">
          <w:rPr>
            <w:noProof/>
          </w:rPr>
          <w:t>4</w:t>
        </w:r>
      </w:ins>
      <w:ins w:id="42" w:author="zengqh" w:date="2025-02-25T08:39:00Z">
        <w:r>
          <w:rPr>
            <w:noProof/>
          </w:rPr>
          <w:fldChar w:fldCharType="end"/>
        </w:r>
        <w:r w:rsidRPr="00C32291">
          <w:rPr>
            <w:rStyle w:val="affffff7"/>
            <w:noProof/>
          </w:rPr>
          <w:fldChar w:fldCharType="end"/>
        </w:r>
      </w:ins>
    </w:p>
    <w:p w:rsidR="00513352" w:rsidRDefault="00513352">
      <w:pPr>
        <w:pStyle w:val="10"/>
        <w:tabs>
          <w:tab w:val="right" w:leader="dot" w:pos="9344"/>
        </w:tabs>
        <w:rPr>
          <w:ins w:id="43" w:author="zengqh" w:date="2025-02-25T08:39:00Z"/>
          <w:rFonts w:asciiTheme="minorHAnsi" w:eastAsiaTheme="minorEastAsia" w:hAnsiTheme="minorHAnsi" w:cstheme="minorBidi"/>
          <w:noProof/>
          <w:szCs w:val="22"/>
        </w:rPr>
      </w:pPr>
      <w:ins w:id="44" w:author="zengqh" w:date="2025-02-25T08:39:00Z">
        <w:r w:rsidRPr="00C32291">
          <w:rPr>
            <w:rStyle w:val="affffff7"/>
            <w:noProof/>
          </w:rPr>
          <w:fldChar w:fldCharType="begin"/>
        </w:r>
        <w:r w:rsidRPr="00C32291">
          <w:rPr>
            <w:rStyle w:val="affffff7"/>
            <w:noProof/>
          </w:rPr>
          <w:instrText xml:space="preserve"> </w:instrText>
        </w:r>
        <w:r>
          <w:rPr>
            <w:noProof/>
          </w:rPr>
          <w:instrText>HYPERLINK \l "_Toc191365186"</w:instrText>
        </w:r>
        <w:r w:rsidRPr="00C32291">
          <w:rPr>
            <w:rStyle w:val="affffff7"/>
            <w:noProof/>
          </w:rPr>
          <w:instrText xml:space="preserve"> </w:instrText>
        </w:r>
        <w:r w:rsidRPr="00C32291">
          <w:rPr>
            <w:rStyle w:val="affffff7"/>
            <w:noProof/>
          </w:rPr>
          <w:fldChar w:fldCharType="separate"/>
        </w:r>
        <w:r w:rsidRPr="00C32291">
          <w:rPr>
            <w:rStyle w:val="affffff7"/>
            <w:noProof/>
          </w:rPr>
          <w:t>3</w:t>
        </w:r>
        <w:r w:rsidRPr="00C32291">
          <w:rPr>
            <w:rStyle w:val="affffff7"/>
            <w:rFonts w:hint="eastAsia"/>
            <w:noProof/>
          </w:rPr>
          <w:t xml:space="preserve"> 术语和定义</w:t>
        </w:r>
        <w:r>
          <w:rPr>
            <w:noProof/>
          </w:rPr>
          <w:tab/>
        </w:r>
        <w:r>
          <w:rPr>
            <w:noProof/>
          </w:rPr>
          <w:fldChar w:fldCharType="begin"/>
        </w:r>
        <w:r>
          <w:rPr>
            <w:noProof/>
          </w:rPr>
          <w:instrText xml:space="preserve"> PAGEREF _Toc191365186 \h </w:instrText>
        </w:r>
      </w:ins>
      <w:r>
        <w:rPr>
          <w:noProof/>
        </w:rPr>
      </w:r>
      <w:r>
        <w:rPr>
          <w:noProof/>
        </w:rPr>
        <w:fldChar w:fldCharType="separate"/>
      </w:r>
      <w:ins w:id="45" w:author="zengqh" w:date="2025-03-11T16:09:00Z">
        <w:r w:rsidR="00EE3A05">
          <w:rPr>
            <w:noProof/>
          </w:rPr>
          <w:t>4</w:t>
        </w:r>
      </w:ins>
      <w:ins w:id="46" w:author="zengqh" w:date="2025-02-25T08:39:00Z">
        <w:r>
          <w:rPr>
            <w:noProof/>
          </w:rPr>
          <w:fldChar w:fldCharType="end"/>
        </w:r>
        <w:r w:rsidRPr="00C32291">
          <w:rPr>
            <w:rStyle w:val="affffff7"/>
            <w:noProof/>
          </w:rPr>
          <w:fldChar w:fldCharType="end"/>
        </w:r>
      </w:ins>
    </w:p>
    <w:p w:rsidR="00513352" w:rsidRDefault="00513352">
      <w:pPr>
        <w:pStyle w:val="10"/>
        <w:tabs>
          <w:tab w:val="right" w:leader="dot" w:pos="9344"/>
        </w:tabs>
        <w:rPr>
          <w:ins w:id="47" w:author="zengqh" w:date="2025-02-25T08:39:00Z"/>
          <w:rFonts w:asciiTheme="minorHAnsi" w:eastAsiaTheme="minorEastAsia" w:hAnsiTheme="minorHAnsi" w:cstheme="minorBidi"/>
          <w:noProof/>
          <w:szCs w:val="22"/>
        </w:rPr>
      </w:pPr>
      <w:ins w:id="48" w:author="zengqh" w:date="2025-02-25T08:39:00Z">
        <w:r w:rsidRPr="00C32291">
          <w:rPr>
            <w:rStyle w:val="affffff7"/>
            <w:noProof/>
          </w:rPr>
          <w:fldChar w:fldCharType="begin"/>
        </w:r>
        <w:r w:rsidRPr="00C32291">
          <w:rPr>
            <w:rStyle w:val="affffff7"/>
            <w:noProof/>
          </w:rPr>
          <w:instrText xml:space="preserve"> </w:instrText>
        </w:r>
        <w:r>
          <w:rPr>
            <w:noProof/>
          </w:rPr>
          <w:instrText>HYPERLINK \l "_Toc191365187"</w:instrText>
        </w:r>
        <w:r w:rsidRPr="00C32291">
          <w:rPr>
            <w:rStyle w:val="affffff7"/>
            <w:noProof/>
          </w:rPr>
          <w:instrText xml:space="preserve"> </w:instrText>
        </w:r>
        <w:r w:rsidRPr="00C32291">
          <w:rPr>
            <w:rStyle w:val="affffff7"/>
            <w:noProof/>
          </w:rPr>
          <w:fldChar w:fldCharType="separate"/>
        </w:r>
        <w:r w:rsidRPr="00C32291">
          <w:rPr>
            <w:rStyle w:val="affffff7"/>
            <w:noProof/>
          </w:rPr>
          <w:t>4</w:t>
        </w:r>
        <w:r w:rsidRPr="00C32291">
          <w:rPr>
            <w:rStyle w:val="affffff7"/>
            <w:rFonts w:hint="eastAsia"/>
            <w:noProof/>
          </w:rPr>
          <w:t xml:space="preserve"> 编码规则</w:t>
        </w:r>
        <w:r>
          <w:rPr>
            <w:noProof/>
          </w:rPr>
          <w:tab/>
        </w:r>
        <w:r>
          <w:rPr>
            <w:noProof/>
          </w:rPr>
          <w:fldChar w:fldCharType="begin"/>
        </w:r>
        <w:r>
          <w:rPr>
            <w:noProof/>
          </w:rPr>
          <w:instrText xml:space="preserve"> PAGEREF _Toc191365187 \h </w:instrText>
        </w:r>
      </w:ins>
      <w:r>
        <w:rPr>
          <w:noProof/>
        </w:rPr>
      </w:r>
      <w:r>
        <w:rPr>
          <w:noProof/>
        </w:rPr>
        <w:fldChar w:fldCharType="separate"/>
      </w:r>
      <w:ins w:id="49" w:author="zengqh" w:date="2025-03-11T16:09:00Z">
        <w:r w:rsidR="00EE3A05">
          <w:rPr>
            <w:noProof/>
          </w:rPr>
          <w:t>4</w:t>
        </w:r>
      </w:ins>
      <w:ins w:id="50" w:author="zengqh" w:date="2025-02-25T08:39:00Z">
        <w:r>
          <w:rPr>
            <w:noProof/>
          </w:rPr>
          <w:fldChar w:fldCharType="end"/>
        </w:r>
        <w:r w:rsidRPr="00C32291">
          <w:rPr>
            <w:rStyle w:val="affffff7"/>
            <w:noProof/>
          </w:rPr>
          <w:fldChar w:fldCharType="end"/>
        </w:r>
      </w:ins>
    </w:p>
    <w:p w:rsidR="00513352" w:rsidRDefault="00513352">
      <w:pPr>
        <w:pStyle w:val="10"/>
        <w:tabs>
          <w:tab w:val="right" w:leader="dot" w:pos="9344"/>
        </w:tabs>
        <w:rPr>
          <w:ins w:id="51" w:author="zengqh" w:date="2025-02-25T08:39:00Z"/>
          <w:rFonts w:asciiTheme="minorHAnsi" w:eastAsiaTheme="minorEastAsia" w:hAnsiTheme="minorHAnsi" w:cstheme="minorBidi"/>
          <w:noProof/>
          <w:szCs w:val="22"/>
        </w:rPr>
      </w:pPr>
      <w:ins w:id="52" w:author="zengqh" w:date="2025-02-25T08:39:00Z">
        <w:r w:rsidRPr="00C32291">
          <w:rPr>
            <w:rStyle w:val="affffff7"/>
            <w:noProof/>
          </w:rPr>
          <w:fldChar w:fldCharType="begin"/>
        </w:r>
        <w:r w:rsidRPr="00C32291">
          <w:rPr>
            <w:rStyle w:val="affffff7"/>
            <w:noProof/>
          </w:rPr>
          <w:instrText xml:space="preserve"> </w:instrText>
        </w:r>
        <w:r>
          <w:rPr>
            <w:noProof/>
          </w:rPr>
          <w:instrText>HYPERLINK \l "_Toc191365189"</w:instrText>
        </w:r>
        <w:r w:rsidRPr="00C32291">
          <w:rPr>
            <w:rStyle w:val="affffff7"/>
            <w:noProof/>
          </w:rPr>
          <w:instrText xml:space="preserve"> </w:instrText>
        </w:r>
        <w:r w:rsidRPr="00C32291">
          <w:rPr>
            <w:rStyle w:val="affffff7"/>
            <w:noProof/>
          </w:rPr>
          <w:fldChar w:fldCharType="separate"/>
        </w:r>
        <w:r w:rsidRPr="00C32291">
          <w:rPr>
            <w:rStyle w:val="affffff7"/>
            <w:noProof/>
          </w:rPr>
          <w:t>5</w:t>
        </w:r>
        <w:r w:rsidRPr="00C32291">
          <w:rPr>
            <w:rStyle w:val="affffff7"/>
            <w:rFonts w:hint="eastAsia"/>
            <w:noProof/>
          </w:rPr>
          <w:t xml:space="preserve"> 表示</w:t>
        </w:r>
        <w:r>
          <w:rPr>
            <w:noProof/>
          </w:rPr>
          <w:tab/>
        </w:r>
        <w:r>
          <w:rPr>
            <w:noProof/>
          </w:rPr>
          <w:fldChar w:fldCharType="begin"/>
        </w:r>
        <w:r>
          <w:rPr>
            <w:noProof/>
          </w:rPr>
          <w:instrText xml:space="preserve"> PAGEREF _Toc191365189 \h </w:instrText>
        </w:r>
      </w:ins>
      <w:r>
        <w:rPr>
          <w:noProof/>
        </w:rPr>
      </w:r>
      <w:r>
        <w:rPr>
          <w:noProof/>
        </w:rPr>
        <w:fldChar w:fldCharType="separate"/>
      </w:r>
      <w:ins w:id="53" w:author="zengqh" w:date="2025-03-11T16:09:00Z">
        <w:r w:rsidR="00EE3A05">
          <w:rPr>
            <w:noProof/>
          </w:rPr>
          <w:t>5</w:t>
        </w:r>
      </w:ins>
      <w:ins w:id="54" w:author="zengqh" w:date="2025-02-25T08:39:00Z">
        <w:r>
          <w:rPr>
            <w:noProof/>
          </w:rPr>
          <w:fldChar w:fldCharType="end"/>
        </w:r>
        <w:r w:rsidRPr="00C32291">
          <w:rPr>
            <w:rStyle w:val="affffff7"/>
            <w:noProof/>
          </w:rPr>
          <w:fldChar w:fldCharType="end"/>
        </w:r>
      </w:ins>
    </w:p>
    <w:p w:rsidR="00513352" w:rsidRDefault="00513352">
      <w:pPr>
        <w:pStyle w:val="10"/>
        <w:tabs>
          <w:tab w:val="right" w:leader="dot" w:pos="9344"/>
        </w:tabs>
        <w:rPr>
          <w:ins w:id="55" w:author="zengqh" w:date="2025-02-25T08:39:00Z"/>
          <w:rFonts w:asciiTheme="minorHAnsi" w:eastAsiaTheme="minorEastAsia" w:hAnsiTheme="minorHAnsi" w:cstheme="minorBidi"/>
          <w:noProof/>
          <w:szCs w:val="22"/>
        </w:rPr>
      </w:pPr>
      <w:ins w:id="56" w:author="zengqh" w:date="2025-02-25T08:39:00Z">
        <w:r w:rsidRPr="00C32291">
          <w:rPr>
            <w:rStyle w:val="affffff7"/>
            <w:noProof/>
          </w:rPr>
          <w:fldChar w:fldCharType="begin"/>
        </w:r>
        <w:r w:rsidRPr="00C32291">
          <w:rPr>
            <w:rStyle w:val="affffff7"/>
            <w:noProof/>
          </w:rPr>
          <w:instrText xml:space="preserve"> </w:instrText>
        </w:r>
        <w:r>
          <w:rPr>
            <w:noProof/>
          </w:rPr>
          <w:instrText>HYPERLINK \l "_Toc191365190"</w:instrText>
        </w:r>
        <w:r w:rsidRPr="00C32291">
          <w:rPr>
            <w:rStyle w:val="affffff7"/>
            <w:noProof/>
          </w:rPr>
          <w:instrText xml:space="preserve"> </w:instrText>
        </w:r>
        <w:r w:rsidRPr="00C32291">
          <w:rPr>
            <w:rStyle w:val="affffff7"/>
            <w:noProof/>
          </w:rPr>
          <w:fldChar w:fldCharType="separate"/>
        </w:r>
        <w:r w:rsidRPr="00C32291">
          <w:rPr>
            <w:rStyle w:val="affffff7"/>
            <w:rFonts w:hint="eastAsia"/>
            <w:noProof/>
            <w:spacing w:val="105"/>
          </w:rPr>
          <w:t>参考文</w:t>
        </w:r>
        <w:r w:rsidRPr="00C32291">
          <w:rPr>
            <w:rStyle w:val="affffff7"/>
            <w:rFonts w:hint="eastAsia"/>
            <w:noProof/>
          </w:rPr>
          <w:t>献</w:t>
        </w:r>
        <w:r>
          <w:rPr>
            <w:noProof/>
          </w:rPr>
          <w:tab/>
        </w:r>
        <w:r>
          <w:rPr>
            <w:noProof/>
          </w:rPr>
          <w:fldChar w:fldCharType="begin"/>
        </w:r>
        <w:r>
          <w:rPr>
            <w:noProof/>
          </w:rPr>
          <w:instrText xml:space="preserve"> PAGEREF _Toc191365190 \h </w:instrText>
        </w:r>
      </w:ins>
      <w:r>
        <w:rPr>
          <w:noProof/>
        </w:rPr>
      </w:r>
      <w:r>
        <w:rPr>
          <w:noProof/>
        </w:rPr>
        <w:fldChar w:fldCharType="separate"/>
      </w:r>
      <w:ins w:id="57" w:author="zengqh" w:date="2025-03-11T16:09:00Z">
        <w:r w:rsidR="00EE3A05">
          <w:rPr>
            <w:noProof/>
          </w:rPr>
          <w:t>8</w:t>
        </w:r>
      </w:ins>
      <w:ins w:id="58" w:author="zengqh" w:date="2025-02-25T08:39:00Z">
        <w:r>
          <w:rPr>
            <w:noProof/>
          </w:rPr>
          <w:fldChar w:fldCharType="end"/>
        </w:r>
        <w:r w:rsidRPr="00C32291">
          <w:rPr>
            <w:rStyle w:val="affffff7"/>
            <w:noProof/>
          </w:rPr>
          <w:fldChar w:fldCharType="end"/>
        </w:r>
      </w:ins>
    </w:p>
    <w:p w:rsidR="00204E92" w:rsidDel="006D1915" w:rsidRDefault="00204E92">
      <w:pPr>
        <w:pStyle w:val="10"/>
        <w:tabs>
          <w:tab w:val="right" w:leader="dot" w:pos="9344"/>
        </w:tabs>
        <w:rPr>
          <w:del w:id="59" w:author="zengqh" w:date="2025-02-08T10:57:00Z"/>
          <w:rFonts w:asciiTheme="minorHAnsi" w:eastAsiaTheme="minorEastAsia" w:hAnsiTheme="minorHAnsi" w:cstheme="minorBidi"/>
          <w:noProof/>
          <w:szCs w:val="22"/>
        </w:rPr>
      </w:pPr>
      <w:del w:id="60" w:author="zengqh" w:date="2025-02-08T10:57:00Z">
        <w:r w:rsidRPr="006D1915" w:rsidDel="006D1915">
          <w:rPr>
            <w:rFonts w:hint="eastAsia"/>
            <w:rPrChange w:id="61" w:author="zengqh" w:date="2025-02-08T10:57:00Z">
              <w:rPr>
                <w:rStyle w:val="affffff7"/>
                <w:rFonts w:hint="eastAsia"/>
                <w:noProof/>
                <w:spacing w:val="320"/>
              </w:rPr>
            </w:rPrChange>
          </w:rPr>
          <w:delText>前言</w:delText>
        </w:r>
        <w:r w:rsidDel="006D1915">
          <w:rPr>
            <w:noProof/>
          </w:rPr>
          <w:tab/>
        </w:r>
        <w:r w:rsidR="00DD54C4" w:rsidDel="006D1915">
          <w:rPr>
            <w:noProof/>
          </w:rPr>
          <w:delText>II</w:delText>
        </w:r>
      </w:del>
    </w:p>
    <w:p w:rsidR="00204E92" w:rsidDel="006D1915" w:rsidRDefault="00204E92">
      <w:pPr>
        <w:pStyle w:val="10"/>
        <w:tabs>
          <w:tab w:val="right" w:leader="dot" w:pos="9344"/>
        </w:tabs>
        <w:rPr>
          <w:del w:id="62" w:author="zengqh" w:date="2025-02-08T10:57:00Z"/>
          <w:rFonts w:asciiTheme="minorHAnsi" w:eastAsiaTheme="minorEastAsia" w:hAnsiTheme="minorHAnsi" w:cstheme="minorBidi"/>
          <w:noProof/>
          <w:szCs w:val="22"/>
        </w:rPr>
      </w:pPr>
      <w:del w:id="63" w:author="zengqh" w:date="2025-02-08T10:57:00Z">
        <w:r w:rsidRPr="006D1915" w:rsidDel="006D1915">
          <w:rPr>
            <w:rFonts w:hint="eastAsia"/>
            <w:rPrChange w:id="64" w:author="zengqh" w:date="2025-02-08T10:57:00Z">
              <w:rPr>
                <w:rStyle w:val="affffff7"/>
                <w:rFonts w:hint="eastAsia"/>
                <w:noProof/>
                <w:spacing w:val="320"/>
              </w:rPr>
            </w:rPrChange>
          </w:rPr>
          <w:delText>引言</w:delText>
        </w:r>
        <w:r w:rsidDel="006D1915">
          <w:rPr>
            <w:noProof/>
          </w:rPr>
          <w:tab/>
        </w:r>
        <w:r w:rsidR="00DD54C4" w:rsidDel="006D1915">
          <w:rPr>
            <w:noProof/>
          </w:rPr>
          <w:delText>III</w:delText>
        </w:r>
      </w:del>
    </w:p>
    <w:p w:rsidR="00204E92" w:rsidDel="006D1915" w:rsidRDefault="00204E92">
      <w:pPr>
        <w:pStyle w:val="10"/>
        <w:tabs>
          <w:tab w:val="right" w:leader="dot" w:pos="9344"/>
        </w:tabs>
        <w:rPr>
          <w:del w:id="65" w:author="zengqh" w:date="2025-02-08T10:57:00Z"/>
          <w:rFonts w:asciiTheme="minorHAnsi" w:eastAsiaTheme="minorEastAsia" w:hAnsiTheme="minorHAnsi" w:cstheme="minorBidi"/>
          <w:noProof/>
          <w:szCs w:val="22"/>
        </w:rPr>
      </w:pPr>
      <w:del w:id="66" w:author="zengqh" w:date="2025-02-08T10:57:00Z">
        <w:r w:rsidRPr="006D1915" w:rsidDel="006D1915">
          <w:rPr>
            <w:rPrChange w:id="67" w:author="zengqh" w:date="2025-02-08T10:57:00Z">
              <w:rPr>
                <w:rStyle w:val="affffff7"/>
                <w:noProof/>
              </w:rPr>
            </w:rPrChange>
          </w:rPr>
          <w:delText>1</w:delText>
        </w:r>
        <w:r w:rsidRPr="006D1915" w:rsidDel="006D1915">
          <w:rPr>
            <w:rFonts w:hint="eastAsia"/>
            <w:rPrChange w:id="68" w:author="zengqh" w:date="2025-02-08T10:57:00Z">
              <w:rPr>
                <w:rStyle w:val="affffff7"/>
                <w:rFonts w:hint="eastAsia"/>
                <w:noProof/>
              </w:rPr>
            </w:rPrChange>
          </w:rPr>
          <w:delText xml:space="preserve"> 范围</w:delText>
        </w:r>
        <w:r w:rsidDel="006D1915">
          <w:rPr>
            <w:noProof/>
          </w:rPr>
          <w:tab/>
        </w:r>
        <w:r w:rsidR="00DD54C4" w:rsidDel="006D1915">
          <w:rPr>
            <w:noProof/>
          </w:rPr>
          <w:delText>1</w:delText>
        </w:r>
      </w:del>
    </w:p>
    <w:p w:rsidR="00204E92" w:rsidDel="006D1915" w:rsidRDefault="00204E92">
      <w:pPr>
        <w:pStyle w:val="10"/>
        <w:tabs>
          <w:tab w:val="right" w:leader="dot" w:pos="9344"/>
        </w:tabs>
        <w:rPr>
          <w:del w:id="69" w:author="zengqh" w:date="2025-02-08T10:57:00Z"/>
          <w:rFonts w:asciiTheme="minorHAnsi" w:eastAsiaTheme="minorEastAsia" w:hAnsiTheme="minorHAnsi" w:cstheme="minorBidi"/>
          <w:noProof/>
          <w:szCs w:val="22"/>
        </w:rPr>
      </w:pPr>
      <w:del w:id="70" w:author="zengqh" w:date="2025-02-08T10:57:00Z">
        <w:r w:rsidRPr="006D1915" w:rsidDel="006D1915">
          <w:rPr>
            <w:rPrChange w:id="71" w:author="zengqh" w:date="2025-02-08T10:57:00Z">
              <w:rPr>
                <w:rStyle w:val="affffff7"/>
                <w:noProof/>
              </w:rPr>
            </w:rPrChange>
          </w:rPr>
          <w:delText>2</w:delText>
        </w:r>
        <w:r w:rsidRPr="006D1915" w:rsidDel="006D1915">
          <w:rPr>
            <w:rFonts w:hint="eastAsia"/>
            <w:rPrChange w:id="72" w:author="zengqh" w:date="2025-02-08T10:57:00Z">
              <w:rPr>
                <w:rStyle w:val="affffff7"/>
                <w:rFonts w:hint="eastAsia"/>
                <w:noProof/>
              </w:rPr>
            </w:rPrChange>
          </w:rPr>
          <w:delText xml:space="preserve"> 规范性引用文件</w:delText>
        </w:r>
        <w:r w:rsidDel="006D1915">
          <w:rPr>
            <w:noProof/>
          </w:rPr>
          <w:tab/>
        </w:r>
        <w:r w:rsidR="00DD54C4" w:rsidDel="006D1915">
          <w:rPr>
            <w:noProof/>
          </w:rPr>
          <w:delText>1</w:delText>
        </w:r>
      </w:del>
    </w:p>
    <w:p w:rsidR="00204E92" w:rsidDel="006D1915" w:rsidRDefault="00204E92">
      <w:pPr>
        <w:pStyle w:val="10"/>
        <w:tabs>
          <w:tab w:val="right" w:leader="dot" w:pos="9344"/>
        </w:tabs>
        <w:rPr>
          <w:del w:id="73" w:author="zengqh" w:date="2025-02-08T10:57:00Z"/>
          <w:rFonts w:asciiTheme="minorHAnsi" w:eastAsiaTheme="minorEastAsia" w:hAnsiTheme="minorHAnsi" w:cstheme="minorBidi"/>
          <w:noProof/>
          <w:szCs w:val="22"/>
        </w:rPr>
      </w:pPr>
      <w:del w:id="74" w:author="zengqh" w:date="2025-02-08T10:57:00Z">
        <w:r w:rsidRPr="006D1915" w:rsidDel="006D1915">
          <w:rPr>
            <w:rPrChange w:id="75" w:author="zengqh" w:date="2025-02-08T10:57:00Z">
              <w:rPr>
                <w:rStyle w:val="affffff7"/>
                <w:noProof/>
              </w:rPr>
            </w:rPrChange>
          </w:rPr>
          <w:delText>3</w:delText>
        </w:r>
        <w:r w:rsidRPr="006D1915" w:rsidDel="006D1915">
          <w:rPr>
            <w:rFonts w:hint="eastAsia"/>
            <w:rPrChange w:id="76" w:author="zengqh" w:date="2025-02-08T10:57:00Z">
              <w:rPr>
                <w:rStyle w:val="affffff7"/>
                <w:rFonts w:hint="eastAsia"/>
                <w:noProof/>
              </w:rPr>
            </w:rPrChange>
          </w:rPr>
          <w:delText xml:space="preserve"> 术语和定义</w:delText>
        </w:r>
        <w:r w:rsidDel="006D1915">
          <w:rPr>
            <w:noProof/>
          </w:rPr>
          <w:tab/>
        </w:r>
        <w:r w:rsidR="00DD54C4" w:rsidDel="006D1915">
          <w:rPr>
            <w:noProof/>
          </w:rPr>
          <w:delText>1</w:delText>
        </w:r>
      </w:del>
    </w:p>
    <w:p w:rsidR="00204E92" w:rsidDel="006D1915" w:rsidRDefault="00204E92">
      <w:pPr>
        <w:pStyle w:val="10"/>
        <w:tabs>
          <w:tab w:val="right" w:leader="dot" w:pos="9344"/>
        </w:tabs>
        <w:rPr>
          <w:del w:id="77" w:author="zengqh" w:date="2025-02-08T10:57:00Z"/>
          <w:rFonts w:asciiTheme="minorHAnsi" w:eastAsiaTheme="minorEastAsia" w:hAnsiTheme="minorHAnsi" w:cstheme="minorBidi"/>
          <w:noProof/>
          <w:szCs w:val="22"/>
        </w:rPr>
      </w:pPr>
      <w:del w:id="78" w:author="zengqh" w:date="2025-02-08T10:57:00Z">
        <w:r w:rsidRPr="006D1915" w:rsidDel="006D1915">
          <w:rPr>
            <w:rPrChange w:id="79" w:author="zengqh" w:date="2025-02-08T10:57:00Z">
              <w:rPr>
                <w:rStyle w:val="affffff7"/>
                <w:noProof/>
              </w:rPr>
            </w:rPrChange>
          </w:rPr>
          <w:delText>4</w:delText>
        </w:r>
        <w:r w:rsidRPr="006D1915" w:rsidDel="006D1915">
          <w:rPr>
            <w:rFonts w:hint="eastAsia"/>
            <w:rPrChange w:id="80" w:author="zengqh" w:date="2025-02-08T10:57:00Z">
              <w:rPr>
                <w:rStyle w:val="affffff7"/>
                <w:rFonts w:hint="eastAsia"/>
                <w:noProof/>
              </w:rPr>
            </w:rPrChange>
          </w:rPr>
          <w:delText xml:space="preserve"> 编码规则</w:delText>
        </w:r>
        <w:r w:rsidDel="006D1915">
          <w:rPr>
            <w:noProof/>
          </w:rPr>
          <w:tab/>
        </w:r>
        <w:r w:rsidR="00DD54C4" w:rsidDel="006D1915">
          <w:rPr>
            <w:noProof/>
          </w:rPr>
          <w:delText>1</w:delText>
        </w:r>
      </w:del>
    </w:p>
    <w:p w:rsidR="00204E92" w:rsidDel="006D1915" w:rsidRDefault="00204E92">
      <w:pPr>
        <w:pStyle w:val="10"/>
        <w:tabs>
          <w:tab w:val="right" w:leader="dot" w:pos="9344"/>
        </w:tabs>
        <w:rPr>
          <w:del w:id="81" w:author="zengqh" w:date="2025-02-08T10:57:00Z"/>
          <w:rFonts w:asciiTheme="minorHAnsi" w:eastAsiaTheme="minorEastAsia" w:hAnsiTheme="minorHAnsi" w:cstheme="minorBidi"/>
          <w:noProof/>
          <w:szCs w:val="22"/>
        </w:rPr>
      </w:pPr>
      <w:del w:id="82" w:author="zengqh" w:date="2025-02-08T10:57:00Z">
        <w:r w:rsidRPr="006D1915" w:rsidDel="006D1915">
          <w:rPr>
            <w:rPrChange w:id="83" w:author="zengqh" w:date="2025-02-08T10:57:00Z">
              <w:rPr>
                <w:rStyle w:val="affffff7"/>
                <w:noProof/>
              </w:rPr>
            </w:rPrChange>
          </w:rPr>
          <w:delText>5</w:delText>
        </w:r>
        <w:r w:rsidRPr="006D1915" w:rsidDel="006D1915">
          <w:rPr>
            <w:rFonts w:hint="eastAsia"/>
            <w:rPrChange w:id="84" w:author="zengqh" w:date="2025-02-08T10:57:00Z">
              <w:rPr>
                <w:rStyle w:val="affffff7"/>
                <w:rFonts w:hint="eastAsia"/>
                <w:noProof/>
              </w:rPr>
            </w:rPrChange>
          </w:rPr>
          <w:delText xml:space="preserve"> 表示</w:delText>
        </w:r>
        <w:r w:rsidDel="006D1915">
          <w:rPr>
            <w:noProof/>
          </w:rPr>
          <w:tab/>
        </w:r>
        <w:r w:rsidR="00DD54C4" w:rsidDel="006D1915">
          <w:rPr>
            <w:noProof/>
          </w:rPr>
          <w:delText>2</w:delText>
        </w:r>
      </w:del>
    </w:p>
    <w:p w:rsidR="00204E92" w:rsidDel="006D1915" w:rsidRDefault="00204E92">
      <w:pPr>
        <w:pStyle w:val="10"/>
        <w:tabs>
          <w:tab w:val="right" w:leader="dot" w:pos="9344"/>
        </w:tabs>
        <w:rPr>
          <w:del w:id="85" w:author="zengqh" w:date="2025-02-08T10:57:00Z"/>
          <w:rFonts w:asciiTheme="minorHAnsi" w:eastAsiaTheme="minorEastAsia" w:hAnsiTheme="minorHAnsi" w:cstheme="minorBidi"/>
          <w:noProof/>
          <w:szCs w:val="22"/>
        </w:rPr>
      </w:pPr>
      <w:del w:id="86" w:author="zengqh" w:date="2025-02-08T10:57:00Z">
        <w:r w:rsidRPr="006D1915" w:rsidDel="006D1915">
          <w:rPr>
            <w:rPrChange w:id="87" w:author="zengqh" w:date="2025-02-08T10:57:00Z">
              <w:rPr>
                <w:rStyle w:val="affffff7"/>
                <w:noProof/>
              </w:rPr>
            </w:rPrChange>
          </w:rPr>
          <w:delText>6</w:delText>
        </w:r>
        <w:r w:rsidRPr="006D1915" w:rsidDel="006D1915">
          <w:rPr>
            <w:rFonts w:hint="eastAsia"/>
            <w:rPrChange w:id="88" w:author="zengqh" w:date="2025-02-08T10:57:00Z">
              <w:rPr>
                <w:rStyle w:val="affffff7"/>
                <w:rFonts w:hint="eastAsia"/>
                <w:noProof/>
              </w:rPr>
            </w:rPrChange>
          </w:rPr>
          <w:delText xml:space="preserve"> 维护</w:delText>
        </w:r>
        <w:r w:rsidDel="006D1915">
          <w:rPr>
            <w:noProof/>
          </w:rPr>
          <w:tab/>
        </w:r>
        <w:r w:rsidR="00DD54C4" w:rsidDel="006D1915">
          <w:rPr>
            <w:noProof/>
          </w:rPr>
          <w:delText>4</w:delText>
        </w:r>
      </w:del>
    </w:p>
    <w:p w:rsidR="00204E92" w:rsidDel="006D1915" w:rsidRDefault="00204E92">
      <w:pPr>
        <w:pStyle w:val="10"/>
        <w:tabs>
          <w:tab w:val="right" w:leader="dot" w:pos="9344"/>
        </w:tabs>
        <w:rPr>
          <w:del w:id="89" w:author="zengqh" w:date="2025-02-08T10:57:00Z"/>
          <w:rFonts w:asciiTheme="minorHAnsi" w:eastAsiaTheme="minorEastAsia" w:hAnsiTheme="minorHAnsi" w:cstheme="minorBidi"/>
          <w:noProof/>
          <w:szCs w:val="22"/>
        </w:rPr>
      </w:pPr>
      <w:del w:id="90" w:author="zengqh" w:date="2025-02-08T10:57:00Z">
        <w:r w:rsidRPr="006D1915" w:rsidDel="006D1915">
          <w:rPr>
            <w:rFonts w:hint="eastAsia"/>
            <w:rPrChange w:id="91" w:author="zengqh" w:date="2025-02-08T10:57:00Z">
              <w:rPr>
                <w:rStyle w:val="affffff7"/>
                <w:rFonts w:hint="eastAsia"/>
                <w:noProof/>
                <w:spacing w:val="105"/>
              </w:rPr>
            </w:rPrChange>
          </w:rPr>
          <w:delText>参考文献</w:delText>
        </w:r>
        <w:r w:rsidDel="006D1915">
          <w:rPr>
            <w:noProof/>
          </w:rPr>
          <w:tab/>
        </w:r>
        <w:r w:rsidR="00DD54C4" w:rsidDel="006D1915">
          <w:rPr>
            <w:noProof/>
          </w:rPr>
          <w:delText>5</w:delText>
        </w:r>
      </w:del>
    </w:p>
    <w:p w:rsidR="00CF2EF6" w:rsidRPr="00CF2EF6" w:rsidRDefault="00CF2EF6" w:rsidP="00CF2EF6">
      <w:pPr>
        <w:pStyle w:val="afffffc"/>
        <w:spacing w:after="468"/>
        <w:sectPr w:rsidR="00CF2EF6" w:rsidRPr="00CF2EF6" w:rsidSect="00CF2EF6">
          <w:headerReference w:type="even" r:id="rId15"/>
          <w:headerReference w:type="default" r:id="rId16"/>
          <w:footerReference w:type="default" r:id="rId17"/>
          <w:pgSz w:w="11906" w:h="16838" w:code="9"/>
          <w:pgMar w:top="2410" w:right="1134" w:bottom="1134" w:left="1134" w:header="1418" w:footer="1134" w:gutter="284"/>
          <w:pgNumType w:fmt="upperRoman" w:start="1"/>
          <w:cols w:space="425"/>
          <w:formProt w:val="0"/>
          <w:docGrid w:type="lines" w:linePitch="312"/>
        </w:sectPr>
      </w:pPr>
      <w:r w:rsidRPr="00CF2EF6">
        <w:fldChar w:fldCharType="end"/>
      </w:r>
    </w:p>
    <w:p w:rsidR="00E86562" w:rsidRDefault="00E86562" w:rsidP="00E86562">
      <w:pPr>
        <w:pStyle w:val="a6"/>
        <w:spacing w:after="468"/>
      </w:pPr>
      <w:bookmarkStart w:id="92" w:name="_Toc191365182"/>
      <w:bookmarkStart w:id="93" w:name="BookMark2"/>
      <w:r w:rsidRPr="00E86562">
        <w:rPr>
          <w:spacing w:val="320"/>
        </w:rPr>
        <w:lastRenderedPageBreak/>
        <w:t>前</w:t>
      </w:r>
      <w:r>
        <w:t>言</w:t>
      </w:r>
      <w:bookmarkEnd w:id="92"/>
    </w:p>
    <w:p w:rsidR="00E86562" w:rsidRDefault="00E86562" w:rsidP="00E86562">
      <w:pPr>
        <w:pStyle w:val="affff6"/>
        <w:ind w:firstLine="420"/>
      </w:pPr>
      <w:r>
        <w:rPr>
          <w:rFonts w:hint="eastAsia"/>
        </w:rPr>
        <w:t>本文件按照GB/T 1.1—2020《标准化工作导则  第1部分：标准化文件的结构和起草规则》的规定起草。</w:t>
      </w:r>
    </w:p>
    <w:p w:rsidR="00E86562" w:rsidRDefault="00E86562" w:rsidP="00E86562">
      <w:pPr>
        <w:pStyle w:val="affff6"/>
        <w:ind w:firstLine="420"/>
      </w:pPr>
      <w:r w:rsidRPr="00E86562">
        <w:rPr>
          <w:rFonts w:hint="eastAsia"/>
        </w:rPr>
        <w:t>本文件是GB/T XXXXX—20XX《日期和时间 日历体系代码》的第1部分。GB/T XXXXX</w:t>
      </w:r>
      <w:r w:rsidRPr="0057675B">
        <w:rPr>
          <w:rFonts w:hint="eastAsia"/>
        </w:rPr>
        <w:t>已经发布了</w:t>
      </w:r>
      <w:r w:rsidRPr="00E86562">
        <w:rPr>
          <w:rFonts w:hint="eastAsia"/>
        </w:rPr>
        <w:t>以下部分：</w:t>
      </w:r>
    </w:p>
    <w:p w:rsidR="00E86562" w:rsidRDefault="00E86562" w:rsidP="00E86562">
      <w:pPr>
        <w:pStyle w:val="affff6"/>
        <w:ind w:firstLine="420"/>
      </w:pPr>
      <w:r>
        <w:rPr>
          <w:rFonts w:hint="eastAsia"/>
        </w:rPr>
        <w:t>——</w:t>
      </w:r>
      <w:r w:rsidRPr="00E86562">
        <w:rPr>
          <w:rFonts w:hint="eastAsia"/>
        </w:rPr>
        <w:t>第1部分：编码规则及表示</w:t>
      </w:r>
      <w:r w:rsidR="00AA1ECA">
        <w:rPr>
          <w:rFonts w:hint="eastAsia"/>
        </w:rPr>
        <w:t>；</w:t>
      </w:r>
    </w:p>
    <w:p w:rsidR="00E86562" w:rsidRDefault="00E86562" w:rsidP="00E86562">
      <w:pPr>
        <w:pStyle w:val="affff6"/>
        <w:ind w:firstLine="420"/>
      </w:pPr>
      <w:r>
        <w:rPr>
          <w:rFonts w:hint="eastAsia"/>
        </w:rPr>
        <w:t>——</w:t>
      </w:r>
      <w:r w:rsidRPr="00E86562">
        <w:rPr>
          <w:rFonts w:hint="eastAsia"/>
        </w:rPr>
        <w:t>第2部分：</w:t>
      </w:r>
      <w:r w:rsidRPr="0057675B">
        <w:rPr>
          <w:rFonts w:hint="eastAsia"/>
        </w:rPr>
        <w:t>中国历史</w:t>
      </w:r>
      <w:r w:rsidR="00EF2461" w:rsidRPr="0057675B">
        <w:rPr>
          <w:rFonts w:hint="eastAsia"/>
        </w:rPr>
        <w:t>日历</w:t>
      </w:r>
      <w:r w:rsidR="00AA1ECA">
        <w:rPr>
          <w:rFonts w:hint="eastAsia"/>
        </w:rPr>
        <w:t>。</w:t>
      </w:r>
    </w:p>
    <w:p w:rsidR="00E86562" w:rsidRDefault="00E86562" w:rsidP="00E86562">
      <w:pPr>
        <w:pStyle w:val="affff6"/>
        <w:ind w:firstLine="420"/>
      </w:pPr>
      <w:r w:rsidRPr="00E86562">
        <w:rPr>
          <w:rFonts w:hint="eastAsia"/>
        </w:rPr>
        <w:t>请注意文件的某些内容可能涉及专利。本文件的发布机构不承担识别专利的责任。</w:t>
      </w:r>
    </w:p>
    <w:p w:rsidR="00E86562" w:rsidRDefault="00E86562" w:rsidP="00E86562">
      <w:pPr>
        <w:pStyle w:val="affff6"/>
        <w:ind w:firstLine="420"/>
      </w:pPr>
      <w:r>
        <w:rPr>
          <w:rFonts w:hint="eastAsia"/>
        </w:rPr>
        <w:t>本文件由</w:t>
      </w:r>
      <w:r w:rsidRPr="00E86562">
        <w:rPr>
          <w:rFonts w:hint="eastAsia"/>
        </w:rPr>
        <w:t>全国电子业务标准化技术委员会（SAC/TC 83）提出并归口</w:t>
      </w:r>
      <w:r>
        <w:rPr>
          <w:rFonts w:hint="eastAsia"/>
        </w:rPr>
        <w:t>。</w:t>
      </w:r>
    </w:p>
    <w:p w:rsidR="00E86562" w:rsidRDefault="00E86562" w:rsidP="00E86562">
      <w:pPr>
        <w:pStyle w:val="affff6"/>
        <w:ind w:firstLine="420"/>
      </w:pPr>
      <w:r>
        <w:rPr>
          <w:rFonts w:hint="eastAsia"/>
        </w:rPr>
        <w:t>本文件起草单位：</w:t>
      </w:r>
    </w:p>
    <w:p w:rsidR="00E86562" w:rsidRDefault="00E86562" w:rsidP="00E86562">
      <w:pPr>
        <w:pStyle w:val="affff6"/>
        <w:ind w:firstLine="420"/>
      </w:pPr>
      <w:r>
        <w:rPr>
          <w:rFonts w:hint="eastAsia"/>
        </w:rPr>
        <w:t>本文件主要起草人：</w:t>
      </w:r>
    </w:p>
    <w:p w:rsidR="00E86562" w:rsidRDefault="00E86562" w:rsidP="00E86562">
      <w:pPr>
        <w:pStyle w:val="affff6"/>
        <w:ind w:firstLine="420"/>
      </w:pPr>
    </w:p>
    <w:p w:rsidR="00E86562" w:rsidRPr="00E86562" w:rsidRDefault="00E86562" w:rsidP="00E86562">
      <w:pPr>
        <w:pStyle w:val="affff6"/>
        <w:ind w:firstLine="420"/>
        <w:sectPr w:rsidR="00E86562" w:rsidRPr="00E86562" w:rsidSect="00CF2EF6">
          <w:pgSz w:w="11906" w:h="16838" w:code="9"/>
          <w:pgMar w:top="2410" w:right="1134" w:bottom="1134" w:left="1134" w:header="1418" w:footer="1134" w:gutter="284"/>
          <w:pgNumType w:fmt="upperRoman"/>
          <w:cols w:space="425"/>
          <w:formProt w:val="0"/>
          <w:docGrid w:type="lines" w:linePitch="312"/>
        </w:sectPr>
      </w:pPr>
    </w:p>
    <w:p w:rsidR="00E86562" w:rsidRDefault="00E86562" w:rsidP="00E86562">
      <w:pPr>
        <w:pStyle w:val="a6"/>
        <w:spacing w:after="468"/>
      </w:pPr>
      <w:bookmarkStart w:id="94" w:name="_Toc171426766"/>
      <w:bookmarkStart w:id="95" w:name="_Toc191365183"/>
      <w:bookmarkStart w:id="96" w:name="BookMark3"/>
      <w:bookmarkEnd w:id="93"/>
      <w:r w:rsidRPr="00E86562">
        <w:rPr>
          <w:spacing w:val="320"/>
        </w:rPr>
        <w:lastRenderedPageBreak/>
        <w:t>引</w:t>
      </w:r>
      <w:r>
        <w:t>言</w:t>
      </w:r>
      <w:bookmarkEnd w:id="94"/>
      <w:bookmarkEnd w:id="95"/>
    </w:p>
    <w:p w:rsidR="00E86562" w:rsidRDefault="00653A4D" w:rsidP="00653A4D">
      <w:pPr>
        <w:pStyle w:val="affff6"/>
        <w:ind w:firstLine="420"/>
      </w:pPr>
      <w:r w:rsidRPr="00653A4D">
        <w:rPr>
          <w:rFonts w:hint="eastAsia"/>
        </w:rPr>
        <w:t>日历的起源可以追溯到古代文明时期，</w:t>
      </w:r>
      <w:r w:rsidR="009F0E20" w:rsidRPr="009F0E20">
        <w:rPr>
          <w:rFonts w:hint="eastAsia"/>
        </w:rPr>
        <w:t>人类通过观察天象、自然现象等方式，对时间进行大致的划分和记录，以满足对作息安排、节日庆祝和农业生产等活动的需求。随着人类对秩序的追求和对时间的</w:t>
      </w:r>
      <w:ins w:id="97" w:author="zengqh" w:date="2025-02-08T09:39:00Z">
        <w:r w:rsidR="00490BAD">
          <w:rPr>
            <w:rFonts w:hint="eastAsia"/>
          </w:rPr>
          <w:t>认知</w:t>
        </w:r>
      </w:ins>
      <w:del w:id="98" w:author="zengqh" w:date="2025-02-08T09:39:00Z">
        <w:r w:rsidR="009F0E20" w:rsidRPr="009F0E20" w:rsidDel="00490BAD">
          <w:rPr>
            <w:rFonts w:hint="eastAsia"/>
          </w:rPr>
          <w:delText>把握</w:delText>
        </w:r>
      </w:del>
      <w:r w:rsidR="009F0E20" w:rsidRPr="009F0E20">
        <w:rPr>
          <w:rFonts w:hint="eastAsia"/>
        </w:rPr>
        <w:t>，逐渐发展出更加系统和更为精确的时间计量工具——日历。从古至今、从国内到国外，日历类型多样。为了应对日历多样性带来的</w:t>
      </w:r>
      <w:r w:rsidR="00F46BAD">
        <w:rPr>
          <w:rFonts w:hint="eastAsia"/>
        </w:rPr>
        <w:t>信息转换效率低等问题</w:t>
      </w:r>
      <w:r w:rsidR="009F0E20" w:rsidRPr="009F0E20">
        <w:rPr>
          <w:rFonts w:hint="eastAsia"/>
        </w:rPr>
        <w:t>，有必要建立一套完整的日历体系代码，实现中国乃至世界、历史日历和现行日历信息之间的快速转换和共享。</w:t>
      </w:r>
    </w:p>
    <w:p w:rsidR="00632DE0" w:rsidRDefault="00632DE0" w:rsidP="00632DE0">
      <w:pPr>
        <w:pStyle w:val="affff6"/>
        <w:ind w:firstLine="420"/>
      </w:pPr>
      <w:r>
        <w:rPr>
          <w:rFonts w:hint="eastAsia"/>
        </w:rPr>
        <w:t>GB/T XXXXX《日期和时间 日历体系代码》旨在提供统一的日历体系编码方法，最大限度地减少地区差异和文化差异带来的信息偏差，拟由</w:t>
      </w:r>
      <w:del w:id="99" w:author="zengqh" w:date="2025-02-14T11:22:00Z">
        <w:r w:rsidDel="00173157">
          <w:rPr>
            <w:rFonts w:hint="eastAsia"/>
          </w:rPr>
          <w:delText>五</w:delText>
        </w:r>
      </w:del>
      <w:ins w:id="100" w:author="zengqh" w:date="2025-02-14T11:22:00Z">
        <w:r w:rsidR="00173157">
          <w:rPr>
            <w:rFonts w:hint="eastAsia"/>
          </w:rPr>
          <w:t>六</w:t>
        </w:r>
      </w:ins>
      <w:r>
        <w:rPr>
          <w:rFonts w:hint="eastAsia"/>
        </w:rPr>
        <w:t>个部分构成。</w:t>
      </w:r>
    </w:p>
    <w:p w:rsidR="00632DE0" w:rsidRDefault="00632DE0" w:rsidP="00632DE0">
      <w:pPr>
        <w:pStyle w:val="affff6"/>
        <w:ind w:firstLine="420"/>
      </w:pPr>
      <w:r>
        <w:rPr>
          <w:rFonts w:hint="eastAsia"/>
        </w:rPr>
        <w:t>——第1部分：编码规则及表示。目的在于规范日历体系代码的编码规则和代码表示形式。</w:t>
      </w:r>
    </w:p>
    <w:p w:rsidR="00632DE0" w:rsidRDefault="00632DE0" w:rsidP="00632DE0">
      <w:pPr>
        <w:pStyle w:val="affff6"/>
        <w:ind w:firstLine="420"/>
      </w:pPr>
      <w:r>
        <w:rPr>
          <w:rFonts w:hint="eastAsia"/>
        </w:rPr>
        <w:t>——第2部分：中国历史日历。目的在于规范中国历史日历的代码结构和代码表示形式。</w:t>
      </w:r>
    </w:p>
    <w:p w:rsidR="00173157" w:rsidRDefault="00632DE0" w:rsidP="00173157">
      <w:pPr>
        <w:pStyle w:val="affff6"/>
        <w:ind w:firstLine="420"/>
        <w:rPr>
          <w:ins w:id="101" w:author="zengqh" w:date="2025-02-14T11:21:00Z"/>
        </w:rPr>
      </w:pPr>
      <w:r>
        <w:rPr>
          <w:rFonts w:hint="eastAsia"/>
        </w:rPr>
        <w:t>——第3部分：中国现行日历。目的在于规范中国现行日历的代码结构和代码表示形式。</w:t>
      </w:r>
    </w:p>
    <w:p w:rsidR="00173157" w:rsidRDefault="00173157" w:rsidP="00173157">
      <w:pPr>
        <w:pStyle w:val="affff6"/>
        <w:ind w:firstLine="420"/>
      </w:pPr>
      <w:ins w:id="102" w:author="zengqh" w:date="2025-02-14T11:21:00Z">
        <w:r>
          <w:rPr>
            <w:rFonts w:hint="eastAsia"/>
          </w:rPr>
          <w:t>——</w:t>
        </w:r>
      </w:ins>
      <w:ins w:id="103" w:author="zengqh" w:date="2025-02-14T11:20:00Z">
        <w:r>
          <w:rPr>
            <w:rFonts w:hint="eastAsia"/>
          </w:rPr>
          <w:t>第</w:t>
        </w:r>
      </w:ins>
      <w:ins w:id="104" w:author="zengqh" w:date="2025-02-14T11:21:00Z">
        <w:r>
          <w:rPr>
            <w:rFonts w:hint="eastAsia"/>
          </w:rPr>
          <w:t>4</w:t>
        </w:r>
      </w:ins>
      <w:ins w:id="105" w:author="zengqh" w:date="2025-02-14T11:20:00Z">
        <w:r w:rsidRPr="00173157">
          <w:rPr>
            <w:rFonts w:hint="eastAsia"/>
          </w:rPr>
          <w:t>部分：中国民族</w:t>
        </w:r>
      </w:ins>
      <w:ins w:id="106" w:author="zengqh" w:date="2025-02-14T14:27:00Z">
        <w:r w:rsidR="00C74BDC">
          <w:rPr>
            <w:rFonts w:hint="eastAsia"/>
          </w:rPr>
          <w:t>和宗教</w:t>
        </w:r>
      </w:ins>
      <w:ins w:id="107" w:author="zengqh" w:date="2025-02-14T11:20:00Z">
        <w:r w:rsidRPr="00173157">
          <w:rPr>
            <w:rFonts w:hint="eastAsia"/>
          </w:rPr>
          <w:t>日历</w:t>
        </w:r>
      </w:ins>
      <w:ins w:id="108" w:author="zengqh" w:date="2025-02-14T11:21:00Z">
        <w:r>
          <w:rPr>
            <w:rFonts w:hint="eastAsia"/>
          </w:rPr>
          <w:t>。</w:t>
        </w:r>
      </w:ins>
      <w:ins w:id="109" w:author="zengqh" w:date="2025-02-14T11:22:00Z">
        <w:r>
          <w:rPr>
            <w:rFonts w:hint="eastAsia"/>
          </w:rPr>
          <w:t>目的在于规范中国民族</w:t>
        </w:r>
      </w:ins>
      <w:ins w:id="110" w:author="zengqh" w:date="2025-02-14T14:27:00Z">
        <w:r w:rsidR="00C74BDC">
          <w:rPr>
            <w:rFonts w:hint="eastAsia"/>
          </w:rPr>
          <w:t>和宗教</w:t>
        </w:r>
      </w:ins>
      <w:ins w:id="111" w:author="zengqh" w:date="2025-02-14T11:22:00Z">
        <w:r>
          <w:rPr>
            <w:rFonts w:hint="eastAsia"/>
          </w:rPr>
          <w:t>日历的代码结构和代码表示形式。</w:t>
        </w:r>
      </w:ins>
    </w:p>
    <w:p w:rsidR="00632DE0" w:rsidRDefault="00632DE0" w:rsidP="00632DE0">
      <w:pPr>
        <w:pStyle w:val="affff6"/>
        <w:ind w:firstLine="420"/>
      </w:pPr>
      <w:r>
        <w:rPr>
          <w:rFonts w:hint="eastAsia"/>
        </w:rPr>
        <w:t>——</w:t>
      </w:r>
      <w:del w:id="112" w:author="zengqh" w:date="2025-02-14T11:21:00Z">
        <w:r w:rsidDel="00173157">
          <w:rPr>
            <w:rFonts w:hint="eastAsia"/>
          </w:rPr>
          <w:delText>第4</w:delText>
        </w:r>
      </w:del>
      <w:ins w:id="113" w:author="zengqh" w:date="2025-02-14T11:21:00Z">
        <w:r w:rsidR="00173157">
          <w:rPr>
            <w:rFonts w:hint="eastAsia"/>
          </w:rPr>
          <w:t>第5</w:t>
        </w:r>
      </w:ins>
      <w:r>
        <w:rPr>
          <w:rFonts w:hint="eastAsia"/>
        </w:rPr>
        <w:t>部分：世界历史日历。目的在于规范世界各国历史日历的代码结构和代码表示形式。</w:t>
      </w:r>
    </w:p>
    <w:p w:rsidR="00E86562" w:rsidRPr="00EF2461" w:rsidRDefault="00632DE0" w:rsidP="006567F7">
      <w:pPr>
        <w:pStyle w:val="affff6"/>
        <w:ind w:firstLine="420"/>
      </w:pPr>
      <w:r>
        <w:rPr>
          <w:rFonts w:hint="eastAsia"/>
        </w:rPr>
        <w:t>——</w:t>
      </w:r>
      <w:del w:id="114" w:author="zengqh" w:date="2025-02-14T11:21:00Z">
        <w:r w:rsidDel="00173157">
          <w:rPr>
            <w:rFonts w:hint="eastAsia"/>
          </w:rPr>
          <w:delText>第5</w:delText>
        </w:r>
      </w:del>
      <w:ins w:id="115" w:author="zengqh" w:date="2025-02-14T11:21:00Z">
        <w:r w:rsidR="00173157">
          <w:rPr>
            <w:rFonts w:hint="eastAsia"/>
          </w:rPr>
          <w:t>第6</w:t>
        </w:r>
      </w:ins>
      <w:r>
        <w:rPr>
          <w:rFonts w:hint="eastAsia"/>
        </w:rPr>
        <w:t>部分：世界现行日历。目的在于规范世界各国现行日历的代码结构和代码表示形式。</w:t>
      </w:r>
    </w:p>
    <w:p w:rsidR="00EF2461" w:rsidRPr="008B1301" w:rsidRDefault="00EF2461" w:rsidP="00E86562">
      <w:pPr>
        <w:pStyle w:val="affff6"/>
        <w:ind w:firstLine="420"/>
        <w:sectPr w:rsidR="00EF2461" w:rsidRPr="008B1301" w:rsidSect="00E86562">
          <w:pgSz w:w="11906" w:h="16838" w:code="9"/>
          <w:pgMar w:top="2410" w:right="1134" w:bottom="1134" w:left="1134" w:header="1418" w:footer="1134" w:gutter="284"/>
          <w:pgNumType w:fmt="upperRoman"/>
          <w:cols w:space="425"/>
          <w:formProt w:val="0"/>
          <w:docGrid w:type="lines" w:linePitch="312"/>
        </w:sectPr>
      </w:pPr>
    </w:p>
    <w:p w:rsidR="00894836" w:rsidRPr="00934C12" w:rsidRDefault="00894836" w:rsidP="00093D25">
      <w:pPr>
        <w:spacing w:line="20" w:lineRule="exact"/>
        <w:jc w:val="center"/>
        <w:rPr>
          <w:rFonts w:ascii="黑体" w:eastAsia="黑体" w:hAnsi="黑体"/>
          <w:sz w:val="32"/>
          <w:szCs w:val="32"/>
        </w:rPr>
      </w:pPr>
      <w:bookmarkStart w:id="116" w:name="BookMark4"/>
      <w:bookmarkEnd w:id="96"/>
    </w:p>
    <w:p w:rsidR="00894836" w:rsidRDefault="00894836" w:rsidP="00093D25">
      <w:pPr>
        <w:spacing w:line="20" w:lineRule="exact"/>
        <w:jc w:val="center"/>
        <w:rPr>
          <w:rFonts w:ascii="黑体" w:eastAsia="黑体" w:hAnsi="黑体"/>
          <w:sz w:val="32"/>
          <w:szCs w:val="32"/>
        </w:rPr>
      </w:pPr>
    </w:p>
    <w:sdt>
      <w:sdtPr>
        <w:tag w:val="NEW_STAND_NAME"/>
        <w:id w:val="595910757"/>
        <w:lock w:val="sdtLocked"/>
        <w:placeholder>
          <w:docPart w:val="D41C454DEF914AC3BBFE30F335FDE6BF"/>
        </w:placeholder>
      </w:sdtPr>
      <w:sdtEndPr/>
      <w:sdtContent>
        <w:bookmarkStart w:id="117" w:name="NEW_STAND_NAME" w:displacedByCustomXml="prev"/>
        <w:p w:rsidR="00F26B7E" w:rsidRPr="00F26B7E" w:rsidRDefault="004F0CAD">
          <w:pPr>
            <w:pStyle w:val="afffffffff1"/>
            <w:spacing w:beforeLines="1" w:before="3" w:after="680"/>
          </w:pPr>
          <w:r>
            <w:rPr>
              <w:rFonts w:hint="eastAsia"/>
            </w:rPr>
            <w:t>日期和时间</w:t>
          </w:r>
          <w:r>
            <w:t xml:space="preserve"> 日历体系代码 第1部分：编码规则及表示</w:t>
          </w:r>
        </w:p>
      </w:sdtContent>
    </w:sdt>
    <w:bookmarkEnd w:id="117" w:displacedByCustomXml="prev"/>
    <w:p w:rsidR="00E2552F" w:rsidRDefault="00E2552F" w:rsidP="00A77CCB">
      <w:pPr>
        <w:pStyle w:val="affc"/>
        <w:spacing w:before="312" w:after="312"/>
      </w:pPr>
      <w:bookmarkStart w:id="118" w:name="_Toc17233325"/>
      <w:bookmarkStart w:id="119" w:name="_Toc17233333"/>
      <w:bookmarkStart w:id="120" w:name="_Toc24884211"/>
      <w:bookmarkStart w:id="121" w:name="_Toc24884218"/>
      <w:bookmarkStart w:id="122" w:name="_Toc26648465"/>
      <w:bookmarkStart w:id="123" w:name="_Toc26718930"/>
      <w:bookmarkStart w:id="124" w:name="_Toc26986530"/>
      <w:bookmarkStart w:id="125" w:name="_Toc26986771"/>
      <w:bookmarkStart w:id="126" w:name="_Toc171426767"/>
      <w:bookmarkStart w:id="127" w:name="_Toc191365184"/>
      <w:r>
        <w:rPr>
          <w:rFonts w:hint="eastAsia"/>
        </w:rPr>
        <w:t>范围</w:t>
      </w:r>
      <w:bookmarkEnd w:id="118"/>
      <w:bookmarkEnd w:id="119"/>
      <w:bookmarkEnd w:id="120"/>
      <w:bookmarkEnd w:id="121"/>
      <w:bookmarkEnd w:id="122"/>
      <w:bookmarkEnd w:id="123"/>
      <w:bookmarkEnd w:id="124"/>
      <w:bookmarkEnd w:id="125"/>
      <w:bookmarkEnd w:id="126"/>
      <w:bookmarkEnd w:id="127"/>
    </w:p>
    <w:p w:rsidR="00E86562" w:rsidRPr="00C40555" w:rsidRDefault="00E86562" w:rsidP="00E86562">
      <w:pPr>
        <w:pStyle w:val="affff6"/>
        <w:ind w:firstLine="420"/>
      </w:pPr>
      <w:bookmarkStart w:id="128" w:name="_Toc17233326"/>
      <w:bookmarkStart w:id="129" w:name="_Toc17233334"/>
      <w:bookmarkStart w:id="130" w:name="_Toc24884212"/>
      <w:bookmarkStart w:id="131" w:name="_Toc24884219"/>
      <w:bookmarkStart w:id="132" w:name="_Toc26648466"/>
      <w:r w:rsidRPr="00C40555">
        <w:t>本</w:t>
      </w:r>
      <w:r w:rsidRPr="00C40555">
        <w:rPr>
          <w:rFonts w:hint="eastAsia"/>
        </w:rPr>
        <w:t>文件</w:t>
      </w:r>
      <w:r w:rsidRPr="00F25CC4">
        <w:rPr>
          <w:rFonts w:hint="eastAsia"/>
        </w:rPr>
        <w:t>规定了日历体系代码的编码规则</w:t>
      </w:r>
      <w:ins w:id="133" w:author="zengqh" w:date="2025-02-17T10:31:00Z">
        <w:r w:rsidR="00D7221A">
          <w:rPr>
            <w:rFonts w:hint="eastAsia"/>
          </w:rPr>
          <w:t>和</w:t>
        </w:r>
      </w:ins>
      <w:del w:id="134" w:author="zengqh" w:date="2025-02-17T10:31:00Z">
        <w:r w:rsidRPr="00F25CC4" w:rsidDel="00D7221A">
          <w:rPr>
            <w:rFonts w:hint="eastAsia"/>
          </w:rPr>
          <w:delText>、</w:delText>
        </w:r>
      </w:del>
      <w:r w:rsidRPr="00F25CC4">
        <w:rPr>
          <w:rFonts w:hint="eastAsia"/>
        </w:rPr>
        <w:t>表示</w:t>
      </w:r>
      <w:del w:id="135" w:author="zengqh" w:date="2025-02-17T10:31:00Z">
        <w:r w:rsidRPr="00F25CC4" w:rsidDel="00D7221A">
          <w:rPr>
            <w:rFonts w:hint="eastAsia"/>
          </w:rPr>
          <w:delText>和维护</w:delText>
        </w:r>
      </w:del>
      <w:r w:rsidRPr="00F25CC4">
        <w:rPr>
          <w:rFonts w:hint="eastAsia"/>
        </w:rPr>
        <w:t>。</w:t>
      </w:r>
    </w:p>
    <w:p w:rsidR="008B0C9C" w:rsidRDefault="00E86562" w:rsidP="00E86562">
      <w:pPr>
        <w:pStyle w:val="affff6"/>
        <w:ind w:firstLine="420"/>
      </w:pPr>
      <w:r w:rsidRPr="00F25CC4">
        <w:rPr>
          <w:rFonts w:hint="eastAsia"/>
        </w:rPr>
        <w:t>本文件适用于</w:t>
      </w:r>
      <w:r w:rsidR="00F64B61">
        <w:rPr>
          <w:rFonts w:hint="eastAsia"/>
        </w:rPr>
        <w:t>各种</w:t>
      </w:r>
      <w:r w:rsidR="00357084">
        <w:rPr>
          <w:rFonts w:hint="eastAsia"/>
        </w:rPr>
        <w:t>不同</w:t>
      </w:r>
      <w:r w:rsidR="00F64B61">
        <w:rPr>
          <w:rFonts w:hint="eastAsia"/>
        </w:rPr>
        <w:t>类型</w:t>
      </w:r>
      <w:r w:rsidRPr="00F25CC4">
        <w:rPr>
          <w:rFonts w:hint="eastAsia"/>
        </w:rPr>
        <w:t>日历体系代码的生成、表示和实施。</w:t>
      </w:r>
    </w:p>
    <w:p w:rsidR="00E2552F" w:rsidRDefault="00E2552F" w:rsidP="00A77CCB">
      <w:pPr>
        <w:pStyle w:val="affc"/>
        <w:spacing w:before="312" w:after="312"/>
      </w:pPr>
      <w:bookmarkStart w:id="136" w:name="_Toc26718931"/>
      <w:bookmarkStart w:id="137" w:name="_Toc26986531"/>
      <w:bookmarkStart w:id="138" w:name="_Toc26986772"/>
      <w:bookmarkStart w:id="139" w:name="_Toc171426768"/>
      <w:bookmarkStart w:id="140" w:name="_Toc191365185"/>
      <w:r>
        <w:rPr>
          <w:rFonts w:hint="eastAsia"/>
        </w:rPr>
        <w:t>规范性引用文件</w:t>
      </w:r>
      <w:bookmarkEnd w:id="128"/>
      <w:bookmarkEnd w:id="129"/>
      <w:bookmarkEnd w:id="130"/>
      <w:bookmarkEnd w:id="131"/>
      <w:bookmarkEnd w:id="132"/>
      <w:bookmarkEnd w:id="136"/>
      <w:bookmarkEnd w:id="137"/>
      <w:bookmarkEnd w:id="138"/>
      <w:bookmarkEnd w:id="139"/>
      <w:bookmarkEnd w:id="140"/>
    </w:p>
    <w:sdt>
      <w:sdtPr>
        <w:rPr>
          <w:rFonts w:hint="eastAsia"/>
        </w:rPr>
        <w:id w:val="715848253"/>
        <w:placeholder>
          <w:docPart w:val="3AD3049821324E849523E913AACFE5EF"/>
        </w:placeholder>
        <w:dropDownList>
          <w:listItem w:displayText="下列文件中的内容通过文中的规范性引用而构成本文件必不可少的条款。其中，注日期的引用文件，仅该日期对应的版本适用于本文件；不注日期的引用文件，其最新版本（包括所有的修改单）适用于本文件。" w:value="下列文件中的内容通过文中的规范性引用而构成本文件必不可少的条款。其中，注日期的引用文件，仅该日期对应的版本适用于本文件；不注日期的引用文件，其最新版本（包括所有的修改单）适用于本文件。"/>
          <w:listItem w:displayText="本文件没有规范性引用文件。" w:value="本文件没有规范性引用文件。"/>
        </w:dropDownList>
      </w:sdtPr>
      <w:sdtEndPr/>
      <w:sdtContent>
        <w:p w:rsidR="000C3E10" w:rsidRPr="000C3E10" w:rsidRDefault="000C3E10" w:rsidP="00F65893">
          <w:pPr>
            <w:pStyle w:val="affff6"/>
            <w:ind w:firstLine="420"/>
          </w:pPr>
          <w:r>
            <w:rPr>
              <w:rFonts w:hint="eastAsia"/>
            </w:rPr>
            <w:t>下列文件中的内容通过文中的规范性引用而构成本文件必不可少的条款。其中，注日期的引用文件，仅该日期对应的版本适用于本文件；不注日期的引用文件，其最新版本（包括所有的修改单）适用于本文件。</w:t>
          </w:r>
        </w:p>
      </w:sdtContent>
    </w:sdt>
    <w:p w:rsidR="00094B17" w:rsidRDefault="00094B17" w:rsidP="00E86562">
      <w:pPr>
        <w:pStyle w:val="affff6"/>
        <w:ind w:firstLine="420"/>
      </w:pPr>
      <w:r w:rsidRPr="00094B17">
        <w:rPr>
          <w:rFonts w:hint="eastAsia"/>
        </w:rPr>
        <w:t>GB/T 2659.1</w:t>
      </w:r>
      <w:ins w:id="141" w:author="zengqh" w:date="2025-02-08T09:39:00Z">
        <w:r w:rsidR="00490BAD">
          <w:rPr>
            <w:rFonts w:hint="eastAsia"/>
          </w:rPr>
          <w:t>—</w:t>
        </w:r>
      </w:ins>
      <w:del w:id="142" w:author="zengqh" w:date="2025-02-08T09:39:00Z">
        <w:r w:rsidRPr="00094B17" w:rsidDel="00490BAD">
          <w:rPr>
            <w:rFonts w:hint="eastAsia"/>
          </w:rPr>
          <w:delText>-</w:delText>
        </w:r>
      </w:del>
      <w:r w:rsidRPr="00094B17">
        <w:rPr>
          <w:rFonts w:hint="eastAsia"/>
        </w:rPr>
        <w:t xml:space="preserve">2022 </w:t>
      </w:r>
      <w:r>
        <w:rPr>
          <w:rFonts w:hint="eastAsia"/>
        </w:rPr>
        <w:t xml:space="preserve"> </w:t>
      </w:r>
      <w:r w:rsidRPr="00094B17">
        <w:rPr>
          <w:rFonts w:hint="eastAsia"/>
        </w:rPr>
        <w:t>世界各国和地区及其行政区划名称代码 第1部分：国家和地区代码（ISO 3166-1:2020,MOD）</w:t>
      </w:r>
    </w:p>
    <w:p w:rsidR="00E86562" w:rsidRDefault="00E86562" w:rsidP="00E86562">
      <w:pPr>
        <w:pStyle w:val="affff6"/>
        <w:ind w:firstLine="420"/>
      </w:pPr>
      <w:r>
        <w:rPr>
          <w:rFonts w:hint="eastAsia"/>
        </w:rPr>
        <w:t xml:space="preserve">GB/T 7408.1—2023 </w:t>
      </w:r>
      <w:r w:rsidR="00056820">
        <w:rPr>
          <w:rFonts w:hint="eastAsia"/>
        </w:rPr>
        <w:t xml:space="preserve"> </w:t>
      </w:r>
      <w:r>
        <w:rPr>
          <w:rFonts w:hint="eastAsia"/>
        </w:rPr>
        <w:t>日期和时间 信息交换表示法 第1部分：基本原则</w:t>
      </w:r>
      <w:r w:rsidR="00DB1FB5">
        <w:rPr>
          <w:rFonts w:hint="eastAsia"/>
        </w:rPr>
        <w:t>（</w:t>
      </w:r>
      <w:r>
        <w:rPr>
          <w:rFonts w:hint="eastAsia"/>
        </w:rPr>
        <w:t>ISO 8601-1:2019,IDT</w:t>
      </w:r>
      <w:r w:rsidR="00DB1FB5">
        <w:rPr>
          <w:rFonts w:hint="eastAsia"/>
        </w:rPr>
        <w:t>）</w:t>
      </w:r>
    </w:p>
    <w:p w:rsidR="002D2CA7" w:rsidRDefault="00E86562" w:rsidP="00E86562">
      <w:pPr>
        <w:pStyle w:val="affff6"/>
        <w:ind w:firstLine="420"/>
      </w:pPr>
      <w:r>
        <w:rPr>
          <w:rFonts w:hint="eastAsia"/>
        </w:rPr>
        <w:t>GB/T 22022—2008</w:t>
      </w:r>
      <w:r w:rsidR="00056820">
        <w:rPr>
          <w:rFonts w:hint="eastAsia"/>
        </w:rPr>
        <w:t xml:space="preserve"> </w:t>
      </w:r>
      <w:r>
        <w:rPr>
          <w:rFonts w:hint="eastAsia"/>
        </w:rPr>
        <w:t xml:space="preserve"> 地理信息 时间模式</w:t>
      </w:r>
      <w:r w:rsidR="00DB1FB5">
        <w:rPr>
          <w:rFonts w:hint="eastAsia"/>
        </w:rPr>
        <w:t>（</w:t>
      </w:r>
      <w:r>
        <w:rPr>
          <w:rFonts w:hint="eastAsia"/>
        </w:rPr>
        <w:t>ISO 19108:</w:t>
      </w:r>
      <w:r w:rsidR="007746E8">
        <w:rPr>
          <w:rFonts w:hint="eastAsia"/>
        </w:rPr>
        <w:t>2002</w:t>
      </w:r>
      <w:r>
        <w:rPr>
          <w:rFonts w:hint="eastAsia"/>
        </w:rPr>
        <w:t>,IDT</w:t>
      </w:r>
      <w:r w:rsidR="00DB1FB5">
        <w:rPr>
          <w:rFonts w:hint="eastAsia"/>
        </w:rPr>
        <w:t>）</w:t>
      </w:r>
    </w:p>
    <w:p w:rsidR="00E86562" w:rsidRDefault="002D2CA7" w:rsidP="00932F9F">
      <w:pPr>
        <w:pStyle w:val="affff6"/>
        <w:ind w:firstLine="420"/>
      </w:pPr>
      <w:r>
        <w:rPr>
          <w:rFonts w:hint="eastAsia"/>
        </w:rPr>
        <w:t xml:space="preserve">GB/T BBB.2—20XX </w:t>
      </w:r>
      <w:r w:rsidR="00056820">
        <w:rPr>
          <w:rFonts w:hint="eastAsia"/>
        </w:rPr>
        <w:t xml:space="preserve"> </w:t>
      </w:r>
      <w:r>
        <w:rPr>
          <w:rFonts w:hint="eastAsia"/>
        </w:rPr>
        <w:t>日期和时间 日历体系代码 第2部分：</w:t>
      </w:r>
      <w:r w:rsidRPr="0057675B">
        <w:rPr>
          <w:rFonts w:hint="eastAsia"/>
        </w:rPr>
        <w:t>中国历史</w:t>
      </w:r>
      <w:r w:rsidRPr="00932F9F">
        <w:rPr>
          <w:rFonts w:hint="eastAsia"/>
        </w:rPr>
        <w:t>日历</w:t>
      </w:r>
    </w:p>
    <w:p w:rsidR="00B265BC" w:rsidRPr="00E030F9" w:rsidRDefault="00FD59EB" w:rsidP="00FD59EB">
      <w:pPr>
        <w:pStyle w:val="affc"/>
        <w:spacing w:before="312" w:after="312"/>
      </w:pPr>
      <w:bookmarkStart w:id="143" w:name="_Toc172278582"/>
      <w:bookmarkStart w:id="144" w:name="_Toc171426769"/>
      <w:bookmarkStart w:id="145" w:name="_Toc191365186"/>
      <w:bookmarkEnd w:id="143"/>
      <w:r>
        <w:rPr>
          <w:rFonts w:hint="eastAsia"/>
          <w:szCs w:val="21"/>
        </w:rPr>
        <w:t>术语和定义</w:t>
      </w:r>
      <w:bookmarkEnd w:id="144"/>
      <w:bookmarkEnd w:id="145"/>
    </w:p>
    <w:bookmarkStart w:id="146" w:name="_Toc26986532" w:displacedByCustomXml="next"/>
    <w:bookmarkEnd w:id="146" w:displacedByCustomXml="next"/>
    <w:sdt>
      <w:sdtPr>
        <w:id w:val="-1909835108"/>
        <w:placeholder>
          <w:docPart w:val="3AD3049821324E849523E913AACFE5EF"/>
        </w:placeholder>
        <w:comboBox>
          <w:listItem w:displayText="请选择适当的引导语" w:value="请选择适当的引导语"/>
          <w:listItem w:displayText="下列术语和定义适用于本文件。" w:value="下列术语和定义适用于本文件。"/>
          <w:listItem w:displayText="……界定的术语和定义适用于本文件。" w:value="……界定的术语和定义适用于本文件。"/>
          <w:listItem w:displayText="……界定的以及下列术语和定义适用于本文件。" w:value="……界定的以及下列术语和定义适用于本文件。"/>
          <w:listItem w:displayText="本文件没有需要界定的术语和定义。" w:value="本文件没有需要界定的术语和定义。"/>
        </w:comboBox>
      </w:sdtPr>
      <w:sdtEndPr/>
      <w:sdtContent>
        <w:p w:rsidR="003C010C" w:rsidRDefault="00E86562" w:rsidP="00BA263B">
          <w:pPr>
            <w:pStyle w:val="affff6"/>
            <w:ind w:firstLine="420"/>
          </w:pPr>
          <w:r w:rsidRPr="00E86562">
            <w:rPr>
              <w:rFonts w:hint="eastAsia"/>
            </w:rPr>
            <w:t>GB/T 7408.1—2023和GB/T 22022—2008</w:t>
          </w:r>
          <w:r w:rsidRPr="00E86562">
            <w:t>界定的以及下列术语和定义适用于本文件。</w:t>
          </w:r>
        </w:p>
      </w:sdtContent>
    </w:sdt>
    <w:p w:rsidR="00BC108D" w:rsidRDefault="00BC108D" w:rsidP="00E86562">
      <w:pPr>
        <w:pStyle w:val="affffffffffe"/>
        <w:ind w:left="420" w:hangingChars="200" w:hanging="420"/>
        <w:rPr>
          <w:rFonts w:ascii="黑体" w:eastAsia="黑体" w:hAnsi="黑体"/>
        </w:rPr>
      </w:pPr>
    </w:p>
    <w:p w:rsidR="00BC108D" w:rsidRPr="00394E13" w:rsidRDefault="00BC108D" w:rsidP="00394E13">
      <w:pPr>
        <w:pStyle w:val="affff6"/>
        <w:ind w:firstLine="420"/>
        <w:rPr>
          <w:rFonts w:ascii="黑体" w:eastAsia="黑体" w:hAnsi="黑体"/>
        </w:rPr>
      </w:pPr>
      <w:r w:rsidRPr="00394E13">
        <w:rPr>
          <w:rFonts w:ascii="黑体" w:eastAsia="黑体" w:hAnsi="黑体" w:hint="eastAsia"/>
        </w:rPr>
        <w:t>日历</w:t>
      </w:r>
      <w:r w:rsidR="00A12F45" w:rsidRPr="00E3153E">
        <w:rPr>
          <w:rFonts w:ascii="黑体" w:eastAsia="黑体" w:hAnsi="黑体"/>
        </w:rPr>
        <w:t xml:space="preserve"> </w:t>
      </w:r>
      <w:r w:rsidR="00A12F45" w:rsidRPr="00394E13">
        <w:rPr>
          <w:rFonts w:ascii="Times New Roman" w:eastAsia="黑体"/>
        </w:rPr>
        <w:t>calendar</w:t>
      </w:r>
    </w:p>
    <w:p w:rsidR="00357084" w:rsidRDefault="00357084" w:rsidP="00394E13">
      <w:pPr>
        <w:pStyle w:val="affff6"/>
        <w:ind w:firstLine="420"/>
      </w:pPr>
      <w:r w:rsidRPr="00357084">
        <w:rPr>
          <w:rFonts w:hint="eastAsia"/>
        </w:rPr>
        <w:t>以日历日</w:t>
      </w:r>
      <w:ins w:id="147" w:author="zengqh" w:date="2025-02-26T15:52:00Z">
        <w:r w:rsidR="00CB6F36" w:rsidRPr="00CB6F36">
          <w:rPr>
            <w:rFonts w:hint="eastAsia"/>
          </w:rPr>
          <w:t>、日历月或日历年</w:t>
        </w:r>
      </w:ins>
      <w:r w:rsidRPr="00357084">
        <w:rPr>
          <w:rFonts w:hint="eastAsia"/>
        </w:rPr>
        <w:t>的时标单位为基本单位的时标。</w:t>
      </w:r>
    </w:p>
    <w:p w:rsidR="007746E8" w:rsidDel="0085301A" w:rsidRDefault="007746E8" w:rsidP="003D05E4">
      <w:pPr>
        <w:pStyle w:val="ac"/>
        <w:rPr>
          <w:del w:id="148" w:author="zengqh" w:date="2025-02-10T13:58:00Z"/>
        </w:rPr>
      </w:pPr>
      <w:del w:id="149" w:author="zengqh" w:date="2025-02-10T13:58:00Z">
        <w:r w:rsidDel="0085301A">
          <w:rPr>
            <w:rFonts w:hint="eastAsia"/>
          </w:rPr>
          <w:delText>公历是一种日历。</w:delText>
        </w:r>
      </w:del>
    </w:p>
    <w:p w:rsidR="007746E8" w:rsidRPr="007C4B70" w:rsidRDefault="00CB6F36" w:rsidP="003D05E4">
      <w:pPr>
        <w:pStyle w:val="afff2"/>
      </w:pPr>
      <w:ins w:id="150" w:author="zengqh" w:date="2025-02-26T15:53:00Z">
        <w:r w:rsidRPr="00CB6F36">
          <w:rPr>
            <w:rFonts w:hint="eastAsia"/>
          </w:rPr>
          <w:t>本系列文件中主要是以日历年为时标单位。</w:t>
        </w:r>
      </w:ins>
      <w:del w:id="151" w:author="zengqh" w:date="2025-02-26T15:53:00Z">
        <w:r w:rsidR="007746E8" w:rsidDel="00CB6F36">
          <w:rPr>
            <w:rFonts w:hint="eastAsia"/>
          </w:rPr>
          <w:delText>日历月和日历年也是日历中常用的时标单位</w:delText>
        </w:r>
      </w:del>
    </w:p>
    <w:p w:rsidR="00D13361" w:rsidRPr="00E3153E" w:rsidRDefault="00D13361" w:rsidP="00394E13">
      <w:pPr>
        <w:pStyle w:val="affff6"/>
        <w:ind w:firstLine="420"/>
      </w:pPr>
      <w:r w:rsidRPr="00394E13">
        <w:rPr>
          <w:rFonts w:hint="eastAsia"/>
        </w:rPr>
        <w:t>[来源：</w:t>
      </w:r>
      <w:r w:rsidRPr="00E3153E">
        <w:t xml:space="preserve">GB/T </w:t>
      </w:r>
      <w:r w:rsidR="007746E8">
        <w:rPr>
          <w:rFonts w:hint="eastAsia"/>
        </w:rPr>
        <w:t>7408.1—2023</w:t>
      </w:r>
      <w:r w:rsidRPr="00DF4EC6">
        <w:rPr>
          <w:rFonts w:hint="eastAsia"/>
        </w:rPr>
        <w:t>，</w:t>
      </w:r>
      <w:r w:rsidR="007746E8">
        <w:rPr>
          <w:rFonts w:hint="eastAsia"/>
        </w:rPr>
        <w:t>3</w:t>
      </w:r>
      <w:r w:rsidRPr="00DF4EC6">
        <w:t>.1.1</w:t>
      </w:r>
      <w:r w:rsidR="007746E8">
        <w:rPr>
          <w:rFonts w:hint="eastAsia"/>
        </w:rPr>
        <w:t>.18</w:t>
      </w:r>
      <w:ins w:id="152" w:author="zengqh" w:date="2025-02-10T13:57:00Z">
        <w:r w:rsidR="0085301A">
          <w:rPr>
            <w:rFonts w:hint="eastAsia"/>
          </w:rPr>
          <w:t>，有修改</w:t>
        </w:r>
      </w:ins>
      <w:r w:rsidRPr="00394E13">
        <w:t>]</w:t>
      </w:r>
    </w:p>
    <w:p w:rsidR="00E86562" w:rsidRPr="00E86562" w:rsidRDefault="00E86562" w:rsidP="00E86562">
      <w:pPr>
        <w:pStyle w:val="affffffffffe"/>
        <w:ind w:left="420" w:hangingChars="200" w:hanging="420"/>
        <w:rPr>
          <w:rFonts w:ascii="黑体" w:eastAsia="黑体" w:hAnsi="黑体"/>
        </w:rPr>
      </w:pPr>
      <w:r w:rsidRPr="00E86562">
        <w:rPr>
          <w:rFonts w:ascii="黑体" w:eastAsia="黑体" w:hAnsi="黑体"/>
        </w:rPr>
        <w:br/>
      </w:r>
      <w:r w:rsidRPr="00E86562">
        <w:rPr>
          <w:rFonts w:ascii="黑体" w:eastAsia="黑体" w:hAnsi="黑体" w:hint="eastAsia"/>
        </w:rPr>
        <w:t xml:space="preserve">日历体系 </w:t>
      </w:r>
      <w:r w:rsidRPr="0057675B">
        <w:rPr>
          <w:rFonts w:ascii="Times New Roman" w:eastAsia="黑体"/>
        </w:rPr>
        <w:t>calendar system</w:t>
      </w:r>
    </w:p>
    <w:p w:rsidR="00056820" w:rsidRDefault="006539F3" w:rsidP="00394E13">
      <w:pPr>
        <w:pStyle w:val="affff6"/>
        <w:ind w:firstLine="420"/>
      </w:pPr>
      <w:r w:rsidRPr="003D05E4">
        <w:rPr>
          <w:rFonts w:hint="eastAsia"/>
        </w:rPr>
        <w:t>各种不同类型</w:t>
      </w:r>
      <w:r w:rsidR="00056820" w:rsidRPr="003E6204">
        <w:rPr>
          <w:rFonts w:hint="eastAsia"/>
        </w:rPr>
        <w:t>日历按其</w:t>
      </w:r>
      <w:r w:rsidRPr="003E6204">
        <w:rPr>
          <w:rFonts w:hint="eastAsia"/>
        </w:rPr>
        <w:t>各自特点</w:t>
      </w:r>
      <w:r w:rsidR="00056820" w:rsidRPr="003E6204">
        <w:rPr>
          <w:rFonts w:hint="eastAsia"/>
        </w:rPr>
        <w:t>形成的</w:t>
      </w:r>
      <w:r w:rsidR="00297667">
        <w:rPr>
          <w:rFonts w:hint="eastAsia"/>
        </w:rPr>
        <w:t>系统或框架</w:t>
      </w:r>
      <w:r w:rsidR="00056820" w:rsidRPr="003E6204">
        <w:rPr>
          <w:rFonts w:hint="eastAsia"/>
        </w:rPr>
        <w:t>。</w:t>
      </w:r>
    </w:p>
    <w:p w:rsidR="00E86562" w:rsidRPr="00E86562" w:rsidRDefault="00E86562" w:rsidP="00E86562">
      <w:pPr>
        <w:pStyle w:val="affffffffffe"/>
        <w:ind w:left="420" w:hangingChars="200" w:hanging="420"/>
        <w:rPr>
          <w:rFonts w:ascii="黑体" w:eastAsia="黑体" w:hAnsi="黑体"/>
        </w:rPr>
      </w:pPr>
      <w:r w:rsidRPr="00E86562">
        <w:rPr>
          <w:rFonts w:ascii="黑体" w:eastAsia="黑体" w:hAnsi="黑体"/>
        </w:rPr>
        <w:br/>
      </w:r>
      <w:r w:rsidRPr="00E86562">
        <w:rPr>
          <w:rFonts w:ascii="黑体" w:eastAsia="黑体" w:hAnsi="黑体" w:hint="eastAsia"/>
        </w:rPr>
        <w:t xml:space="preserve">现行日历 </w:t>
      </w:r>
      <w:r w:rsidRPr="0057675B">
        <w:rPr>
          <w:rFonts w:ascii="Times New Roman" w:eastAsia="黑体"/>
        </w:rPr>
        <w:t>current calendar</w:t>
      </w:r>
    </w:p>
    <w:p w:rsidR="00E86562" w:rsidRDefault="008267EA" w:rsidP="00E86562">
      <w:pPr>
        <w:pStyle w:val="affff6"/>
        <w:ind w:firstLine="420"/>
      </w:pPr>
      <w:r w:rsidRPr="00394E13">
        <w:rPr>
          <w:rFonts w:hint="eastAsia"/>
        </w:rPr>
        <w:t>某一</w:t>
      </w:r>
      <w:r w:rsidR="00821C7A" w:rsidRPr="00394E13">
        <w:rPr>
          <w:rFonts w:hint="eastAsia"/>
        </w:rPr>
        <w:t>（些）</w:t>
      </w:r>
      <w:r w:rsidRPr="00394E13">
        <w:rPr>
          <w:rFonts w:hint="eastAsia"/>
        </w:rPr>
        <w:t>国家或地区</w:t>
      </w:r>
      <w:r w:rsidR="00821C7A" w:rsidRPr="00394E13">
        <w:rPr>
          <w:rFonts w:hint="eastAsia"/>
        </w:rPr>
        <w:t>正在施行的、</w:t>
      </w:r>
      <w:r w:rsidR="00666C56" w:rsidRPr="00394E13">
        <w:rPr>
          <w:rFonts w:hint="eastAsia"/>
        </w:rPr>
        <w:t>且被该国家或地区的权威机构发布或认可</w:t>
      </w:r>
      <w:r w:rsidR="00666C56">
        <w:rPr>
          <w:rFonts w:hint="eastAsia"/>
        </w:rPr>
        <w:t>的，</w:t>
      </w:r>
      <w:r w:rsidR="00821C7A" w:rsidRPr="00394E13">
        <w:rPr>
          <w:rFonts w:hint="eastAsia"/>
        </w:rPr>
        <w:t>具有效力的日历</w:t>
      </w:r>
      <w:r w:rsidR="00E86562" w:rsidRPr="00394E13">
        <w:rPr>
          <w:rFonts w:hint="eastAsia"/>
        </w:rPr>
        <w:t>。</w:t>
      </w:r>
    </w:p>
    <w:p w:rsidR="00E86562" w:rsidRPr="0057675B" w:rsidRDefault="00E86562" w:rsidP="0057675B">
      <w:pPr>
        <w:pStyle w:val="affffffffffe"/>
        <w:ind w:left="420" w:hangingChars="200" w:hanging="420"/>
        <w:rPr>
          <w:rFonts w:hAnsi="黑体"/>
        </w:rPr>
      </w:pPr>
      <w:r w:rsidRPr="00E86562">
        <w:br/>
      </w:r>
      <w:r w:rsidRPr="0057675B">
        <w:rPr>
          <w:rFonts w:ascii="黑体" w:eastAsia="黑体" w:hAnsi="黑体" w:hint="eastAsia"/>
        </w:rPr>
        <w:t xml:space="preserve">历史日历 </w:t>
      </w:r>
      <w:r w:rsidR="00BD64BB" w:rsidRPr="0057675B">
        <w:rPr>
          <w:rFonts w:ascii="Times New Roman" w:eastAsia="黑体"/>
        </w:rPr>
        <w:t>historical</w:t>
      </w:r>
      <w:r w:rsidRPr="0057675B">
        <w:rPr>
          <w:rFonts w:ascii="Times New Roman" w:eastAsia="黑体"/>
        </w:rPr>
        <w:t xml:space="preserve"> calendar</w:t>
      </w:r>
    </w:p>
    <w:p w:rsidR="00E86562" w:rsidRDefault="003A7144" w:rsidP="00E86562">
      <w:pPr>
        <w:pStyle w:val="affff6"/>
        <w:ind w:firstLine="420"/>
      </w:pPr>
      <w:r w:rsidRPr="00394E13">
        <w:rPr>
          <w:rFonts w:hint="eastAsia"/>
        </w:rPr>
        <w:t>某一（些）国家或地区</w:t>
      </w:r>
      <w:r w:rsidR="00E86562" w:rsidRPr="00394E13">
        <w:rPr>
          <w:rFonts w:hint="eastAsia"/>
        </w:rPr>
        <w:t>过去曾经</w:t>
      </w:r>
      <w:r w:rsidR="00BD64BB" w:rsidRPr="00394E13">
        <w:rPr>
          <w:rFonts w:hint="eastAsia"/>
        </w:rPr>
        <w:t>施行</w:t>
      </w:r>
      <w:r w:rsidR="00E86562" w:rsidRPr="00394E13">
        <w:rPr>
          <w:rFonts w:hint="eastAsia"/>
        </w:rPr>
        <w:t>过的</w:t>
      </w:r>
      <w:r w:rsidRPr="00394E13">
        <w:rPr>
          <w:rFonts w:hint="eastAsia"/>
        </w:rPr>
        <w:t>、</w:t>
      </w:r>
      <w:r w:rsidR="00E86562" w:rsidRPr="00394E13">
        <w:rPr>
          <w:rFonts w:hint="eastAsia"/>
        </w:rPr>
        <w:t>已不</w:t>
      </w:r>
      <w:r w:rsidR="004E5837" w:rsidRPr="00394E13">
        <w:rPr>
          <w:rFonts w:hint="eastAsia"/>
        </w:rPr>
        <w:t>具有效力</w:t>
      </w:r>
      <w:r w:rsidR="00E86562" w:rsidRPr="00394E13">
        <w:rPr>
          <w:rFonts w:hint="eastAsia"/>
        </w:rPr>
        <w:t>的日历。</w:t>
      </w:r>
    </w:p>
    <w:p w:rsidR="00666C56" w:rsidRDefault="00666C56" w:rsidP="003D05E4">
      <w:pPr>
        <w:pStyle w:val="afff2"/>
      </w:pPr>
      <w:r>
        <w:rPr>
          <w:rFonts w:hint="eastAsia"/>
        </w:rPr>
        <w:t>历史日历</w:t>
      </w:r>
      <w:r w:rsidRPr="00394E13">
        <w:rPr>
          <w:rFonts w:hint="eastAsia"/>
        </w:rPr>
        <w:t>施行时曾被该国家或地区的权威机构发布或认可</w:t>
      </w:r>
      <w:r>
        <w:rPr>
          <w:rFonts w:hint="eastAsia"/>
        </w:rPr>
        <w:t>。</w:t>
      </w:r>
    </w:p>
    <w:p w:rsidR="00E86562" w:rsidRDefault="00E86562" w:rsidP="00E86562">
      <w:pPr>
        <w:pStyle w:val="affc"/>
        <w:spacing w:before="312" w:after="312"/>
      </w:pPr>
      <w:bookmarkStart w:id="153" w:name="_Toc171426770"/>
      <w:bookmarkStart w:id="154" w:name="_Toc191365187"/>
      <w:r>
        <w:rPr>
          <w:rFonts w:hint="eastAsia"/>
        </w:rPr>
        <w:t>编码规则</w:t>
      </w:r>
      <w:bookmarkEnd w:id="153"/>
      <w:bookmarkEnd w:id="154"/>
    </w:p>
    <w:p w:rsidR="00E86562" w:rsidRDefault="006667C6" w:rsidP="00247131">
      <w:pPr>
        <w:pStyle w:val="affd"/>
        <w:spacing w:before="156" w:after="156"/>
      </w:pPr>
      <w:bookmarkStart w:id="155" w:name="_Toc171426771"/>
      <w:r>
        <w:rPr>
          <w:rFonts w:hint="eastAsia"/>
        </w:rPr>
        <w:t>编码方法</w:t>
      </w:r>
      <w:bookmarkEnd w:id="155"/>
    </w:p>
    <w:p w:rsidR="00E86562" w:rsidRDefault="00E86562" w:rsidP="00E86562">
      <w:pPr>
        <w:pStyle w:val="affff6"/>
        <w:ind w:firstLine="420"/>
      </w:pPr>
      <w:r>
        <w:rPr>
          <w:rFonts w:hint="eastAsia"/>
        </w:rPr>
        <w:lastRenderedPageBreak/>
        <w:t>代码采用不定长的组合方式，由日历状态代码和日历类型代码两部分组成</w:t>
      </w:r>
      <w:r w:rsidR="00A034B1">
        <w:rPr>
          <w:rFonts w:hint="eastAsia"/>
        </w:rPr>
        <w:t>，并用</w:t>
      </w:r>
      <w:r w:rsidR="00637C47">
        <w:rPr>
          <w:rFonts w:hint="eastAsia"/>
        </w:rPr>
        <w:t>分隔符</w:t>
      </w:r>
      <w:r w:rsidR="00C04699">
        <w:rPr>
          <w:rFonts w:hint="eastAsia"/>
        </w:rPr>
        <w:t>“-”</w:t>
      </w:r>
      <w:r w:rsidR="00A034B1">
        <w:rPr>
          <w:rFonts w:hint="eastAsia"/>
        </w:rPr>
        <w:t>分隔两部分代码</w:t>
      </w:r>
      <w:r>
        <w:rPr>
          <w:rFonts w:hint="eastAsia"/>
        </w:rPr>
        <w:t>。</w:t>
      </w:r>
    </w:p>
    <w:p w:rsidR="00E86562" w:rsidRDefault="00E86562" w:rsidP="003F7DB3">
      <w:pPr>
        <w:pStyle w:val="affd"/>
        <w:spacing w:before="156" w:after="156"/>
      </w:pPr>
      <w:bookmarkStart w:id="156" w:name="_Toc171426772"/>
      <w:r>
        <w:rPr>
          <w:rFonts w:hint="eastAsia"/>
        </w:rPr>
        <w:t>代码编码</w:t>
      </w:r>
      <w:bookmarkEnd w:id="156"/>
    </w:p>
    <w:p w:rsidR="00E86562" w:rsidDel="0085301A" w:rsidRDefault="00E86562" w:rsidP="00E86562">
      <w:pPr>
        <w:pStyle w:val="affe"/>
        <w:spacing w:before="156" w:after="156"/>
        <w:rPr>
          <w:del w:id="157" w:author="zengqh" w:date="2025-02-10T13:58:00Z"/>
        </w:rPr>
      </w:pPr>
      <w:del w:id="158" w:author="zengqh" w:date="2025-02-10T13:58:00Z">
        <w:r w:rsidDel="0085301A">
          <w:rPr>
            <w:rFonts w:hint="eastAsia"/>
          </w:rPr>
          <w:delText>日历状态代码</w:delText>
        </w:r>
      </w:del>
    </w:p>
    <w:p w:rsidR="00E86562" w:rsidDel="0085301A" w:rsidRDefault="00E86562" w:rsidP="00E86562">
      <w:pPr>
        <w:pStyle w:val="affff6"/>
        <w:ind w:firstLine="420"/>
        <w:rPr>
          <w:del w:id="159" w:author="zengqh" w:date="2025-02-10T13:58:00Z"/>
        </w:rPr>
      </w:pPr>
      <w:del w:id="160" w:author="zengqh" w:date="2025-02-10T13:58:00Z">
        <w:r w:rsidDel="0085301A">
          <w:rPr>
            <w:rFonts w:hint="eastAsia"/>
          </w:rPr>
          <w:delText>日历状态代码为1位</w:delText>
        </w:r>
        <w:r w:rsidRPr="0057675B" w:rsidDel="0085301A">
          <w:rPr>
            <w:rFonts w:hint="eastAsia"/>
          </w:rPr>
          <w:delText>英文字母</w:delText>
        </w:r>
        <w:r w:rsidRPr="00932F9F" w:rsidDel="0085301A">
          <w:rPr>
            <w:rFonts w:hint="eastAsia"/>
          </w:rPr>
          <w:delText>，</w:delText>
        </w:r>
        <w:r w:rsidDel="0085301A">
          <w:rPr>
            <w:rFonts w:hint="eastAsia"/>
          </w:rPr>
          <w:delText>状态代码主要有以下两类，分别为：</w:delText>
        </w:r>
      </w:del>
    </w:p>
    <w:p w:rsidR="00E86562" w:rsidDel="0085301A" w:rsidRDefault="00E86562" w:rsidP="00E86562">
      <w:pPr>
        <w:pStyle w:val="af2"/>
        <w:rPr>
          <w:del w:id="161" w:author="zengqh" w:date="2025-02-10T13:58:00Z"/>
        </w:rPr>
      </w:pPr>
      <w:del w:id="162" w:author="zengqh" w:date="2025-02-10T13:58:00Z">
        <w:r w:rsidDel="0085301A">
          <w:rPr>
            <w:rFonts w:hint="eastAsia"/>
          </w:rPr>
          <w:delText>现行日历状态代码：c；</w:delText>
        </w:r>
      </w:del>
    </w:p>
    <w:p w:rsidR="00E86562" w:rsidDel="0085301A" w:rsidRDefault="00E86562" w:rsidP="00E86562">
      <w:pPr>
        <w:pStyle w:val="af2"/>
        <w:rPr>
          <w:del w:id="163" w:author="zengqh" w:date="2025-02-10T13:58:00Z"/>
        </w:rPr>
      </w:pPr>
      <w:del w:id="164" w:author="zengqh" w:date="2025-02-10T13:58:00Z">
        <w:r w:rsidDel="0085301A">
          <w:rPr>
            <w:rFonts w:hint="eastAsia"/>
          </w:rPr>
          <w:delText>历史日历状态代码：h。</w:delText>
        </w:r>
      </w:del>
    </w:p>
    <w:p w:rsidR="00E86562" w:rsidDel="0085301A" w:rsidRDefault="00E86562" w:rsidP="00E86562">
      <w:pPr>
        <w:pStyle w:val="affe"/>
        <w:spacing w:before="156" w:after="156"/>
        <w:rPr>
          <w:del w:id="165" w:author="zengqh" w:date="2025-02-10T13:58:00Z"/>
        </w:rPr>
      </w:pPr>
      <w:del w:id="166" w:author="zengqh" w:date="2025-02-10T13:58:00Z">
        <w:r w:rsidDel="0085301A">
          <w:rPr>
            <w:rFonts w:hint="eastAsia"/>
          </w:rPr>
          <w:delText>日历类型代码</w:delText>
        </w:r>
      </w:del>
    </w:p>
    <w:p w:rsidR="00E86562" w:rsidDel="0085301A" w:rsidRDefault="00E86562" w:rsidP="00E86562">
      <w:pPr>
        <w:pStyle w:val="affff6"/>
        <w:ind w:firstLine="420"/>
        <w:rPr>
          <w:del w:id="167" w:author="zengqh" w:date="2025-02-10T13:58:00Z"/>
        </w:rPr>
      </w:pPr>
      <w:del w:id="168" w:author="zengqh" w:date="2025-02-10T13:58:00Z">
        <w:r w:rsidDel="0085301A">
          <w:rPr>
            <w:rFonts w:hint="eastAsia"/>
          </w:rPr>
          <w:delText>日历类型代码由</w:delText>
        </w:r>
        <w:r w:rsidRPr="0057675B" w:rsidDel="0085301A">
          <w:rPr>
            <w:rFonts w:hint="eastAsia"/>
          </w:rPr>
          <w:delText>英文字母</w:delText>
        </w:r>
        <w:r w:rsidRPr="00932F9F" w:rsidDel="0085301A">
          <w:rPr>
            <w:rFonts w:hint="eastAsia"/>
          </w:rPr>
          <w:delText>或</w:delText>
        </w:r>
        <w:r w:rsidR="009E4D27" w:rsidRPr="00637C47" w:rsidDel="0085301A">
          <w:rPr>
            <w:rFonts w:hint="eastAsia"/>
          </w:rPr>
          <w:delText>阿拉伯数字</w:delText>
        </w:r>
        <w:r w:rsidRPr="0057675B" w:rsidDel="0085301A">
          <w:rPr>
            <w:rFonts w:hint="eastAsia"/>
          </w:rPr>
          <w:delText>或</w:delText>
        </w:r>
        <w:r w:rsidR="00637C47" w:rsidDel="0085301A">
          <w:rPr>
            <w:rFonts w:hint="eastAsia"/>
          </w:rPr>
          <w:delText>分隔符</w:delText>
        </w:r>
        <w:r w:rsidR="00325496" w:rsidRPr="0057675B" w:rsidDel="0085301A">
          <w:rPr>
            <w:rFonts w:hint="eastAsia"/>
          </w:rPr>
          <w:delText>组</w:delText>
        </w:r>
        <w:r w:rsidRPr="00637C47" w:rsidDel="0085301A">
          <w:rPr>
            <w:rFonts w:hint="eastAsia"/>
          </w:rPr>
          <w:delText>成，</w:delText>
        </w:r>
        <w:r w:rsidDel="0085301A">
          <w:rPr>
            <w:rFonts w:hint="eastAsia"/>
          </w:rPr>
          <w:delText>表示世界各国和地区正在施行的或历史上曾</w:delText>
        </w:r>
        <w:r w:rsidR="00D90B9F" w:rsidDel="0085301A">
          <w:rPr>
            <w:rFonts w:hint="eastAsia"/>
          </w:rPr>
          <w:delText>施行</w:delText>
        </w:r>
        <w:r w:rsidDel="0085301A">
          <w:rPr>
            <w:rFonts w:hint="eastAsia"/>
          </w:rPr>
          <w:delText>过的不同日历体系。</w:delText>
        </w:r>
      </w:del>
    </w:p>
    <w:p w:rsidR="001E58EA" w:rsidRDefault="001E58EA" w:rsidP="001E58EA">
      <w:pPr>
        <w:pStyle w:val="affe"/>
        <w:spacing w:before="156" w:after="156"/>
      </w:pPr>
      <w:r>
        <w:rPr>
          <w:rFonts w:hint="eastAsia"/>
        </w:rPr>
        <w:t>代码结构</w:t>
      </w:r>
    </w:p>
    <w:p w:rsidR="001E58EA" w:rsidRDefault="001E58EA" w:rsidP="001E58EA">
      <w:pPr>
        <w:pStyle w:val="affff6"/>
        <w:ind w:firstLine="420"/>
      </w:pPr>
      <w:r w:rsidRPr="00932F9F">
        <w:rPr>
          <w:rFonts w:hint="eastAsia"/>
        </w:rPr>
        <w:t>代码的结构应与图</w:t>
      </w:r>
      <w:r w:rsidRPr="00637C47">
        <w:rPr>
          <w:rFonts w:hint="eastAsia"/>
        </w:rPr>
        <w:t>1相符合。</w:t>
      </w:r>
    </w:p>
    <w:p w:rsidR="001E58EA" w:rsidRDefault="0042721E" w:rsidP="001E58EA">
      <w:pPr>
        <w:pStyle w:val="affff6"/>
        <w:ind w:firstLine="420"/>
        <w:jc w:val="center"/>
      </w:pPr>
      <w:r>
        <w:object w:dxaOrig="7740" w:dyaOrig="26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8.8pt;height:132.6pt" o:ole="">
            <v:imagedata r:id="rId18" o:title=""/>
          </v:shape>
          <o:OLEObject Type="Embed" ProgID="Visio.Drawing.11" ShapeID="_x0000_i1025" DrawAspect="Content" ObjectID="_1803214536" r:id="rId19"/>
        </w:object>
      </w:r>
    </w:p>
    <w:p w:rsidR="001E58EA" w:rsidRDefault="001E58EA" w:rsidP="001E58EA">
      <w:pPr>
        <w:pStyle w:val="afd"/>
        <w:spacing w:before="156" w:after="156"/>
        <w:rPr>
          <w:ins w:id="169" w:author="zengqh" w:date="2025-02-14T14:31:00Z"/>
        </w:rPr>
      </w:pPr>
      <w:r>
        <w:rPr>
          <w:rFonts w:hint="eastAsia"/>
        </w:rPr>
        <w:t>代码结构示意图</w:t>
      </w:r>
    </w:p>
    <w:p w:rsidR="00C74BDC" w:rsidRPr="00C74BDC" w:rsidDel="00AF2E0A" w:rsidRDefault="00C74BDC">
      <w:pPr>
        <w:pStyle w:val="afff2"/>
        <w:rPr>
          <w:del w:id="170" w:author="zengqh" w:date="2025-02-14T15:36:00Z"/>
          <w:highlight w:val="yellow"/>
          <w:rPrChange w:id="171" w:author="zengqh" w:date="2025-02-14T14:35:00Z">
            <w:rPr>
              <w:del w:id="172" w:author="zengqh" w:date="2025-02-14T15:36:00Z"/>
            </w:rPr>
          </w:rPrChange>
        </w:rPr>
        <w:pPrChange w:id="173" w:author="zengqh" w:date="2025-02-14T14:31:00Z">
          <w:pPr>
            <w:pStyle w:val="afd"/>
            <w:spacing w:before="156" w:after="156"/>
          </w:pPr>
        </w:pPrChange>
      </w:pPr>
    </w:p>
    <w:p w:rsidR="001E58EA" w:rsidRPr="0057675B" w:rsidRDefault="001E58EA" w:rsidP="001E58EA">
      <w:pPr>
        <w:pStyle w:val="afa"/>
      </w:pPr>
      <w:r w:rsidRPr="00C40584">
        <w:t>h-</w:t>
      </w:r>
      <w:del w:id="174" w:author="zengqh" w:date="2025-02-14T13:23:00Z">
        <w:r w:rsidRPr="00C40584" w:rsidDel="00F76E33">
          <w:delText>156</w:delText>
        </w:r>
      </w:del>
      <w:ins w:id="175" w:author="zengqh" w:date="2025-02-14T14:28:00Z">
        <w:r w:rsidR="00C74BDC">
          <w:rPr>
            <w:rFonts w:hint="eastAsia"/>
          </w:rPr>
          <w:t>CN</w:t>
        </w:r>
      </w:ins>
      <w:r w:rsidRPr="00C40584">
        <w:t>.1.</w:t>
      </w:r>
      <w:r w:rsidR="003E1517">
        <w:rPr>
          <w:rFonts w:hint="eastAsia"/>
        </w:rPr>
        <w:t>04</w:t>
      </w:r>
      <w:r w:rsidRPr="00C40584">
        <w:t>.0</w:t>
      </w:r>
      <w:r w:rsidR="003E1517">
        <w:rPr>
          <w:rFonts w:hint="eastAsia"/>
        </w:rPr>
        <w:t>11</w:t>
      </w:r>
      <w:ins w:id="176" w:author="zengqh" w:date="2025-02-21T10:31:00Z">
        <w:r w:rsidR="005B6EE6">
          <w:rPr>
            <w:rFonts w:hint="eastAsia"/>
          </w:rPr>
          <w:t>.</w:t>
        </w:r>
      </w:ins>
      <w:ins w:id="177" w:author="zengqh" w:date="2025-02-27T11:07:00Z">
        <w:r w:rsidR="005B6EE6">
          <w:rPr>
            <w:rFonts w:hint="eastAsia"/>
          </w:rPr>
          <w:t>0</w:t>
        </w:r>
      </w:ins>
      <w:ins w:id="178" w:author="zengqh" w:date="2025-02-21T10:31:00Z">
        <w:r w:rsidR="0025621F">
          <w:rPr>
            <w:rFonts w:hint="eastAsia"/>
          </w:rPr>
          <w:t>01</w:t>
        </w:r>
      </w:ins>
      <w:r w:rsidRPr="003E6943">
        <w:rPr>
          <w:rFonts w:hint="eastAsia"/>
        </w:rPr>
        <w:t>：其中，</w:t>
      </w:r>
      <w:r w:rsidRPr="0057675B">
        <w:rPr>
          <w:rFonts w:hint="eastAsia"/>
        </w:rPr>
        <w:t>h表示历史日历，</w:t>
      </w:r>
      <w:del w:id="179" w:author="zengqh" w:date="2025-02-14T13:24:00Z">
        <w:r w:rsidRPr="00C40584" w:rsidDel="00F76E33">
          <w:delText>156</w:delText>
        </w:r>
      </w:del>
      <w:ins w:id="180" w:author="zengqh" w:date="2025-02-14T14:28:00Z">
        <w:r w:rsidR="00C74BDC">
          <w:t>CN</w:t>
        </w:r>
      </w:ins>
      <w:r w:rsidRPr="003E6943">
        <w:rPr>
          <w:rFonts w:hint="eastAsia"/>
        </w:rPr>
        <w:t>表示中国，1</w:t>
      </w:r>
      <w:r w:rsidRPr="0057675B">
        <w:rPr>
          <w:rFonts w:hint="eastAsia"/>
        </w:rPr>
        <w:t>表示王公即位年次纪年，</w:t>
      </w:r>
      <w:r w:rsidR="003E1517">
        <w:rPr>
          <w:rFonts w:hint="eastAsia"/>
        </w:rPr>
        <w:t>04</w:t>
      </w:r>
      <w:r w:rsidRPr="0057675B">
        <w:rPr>
          <w:rFonts w:hint="eastAsia"/>
        </w:rPr>
        <w:t>表示</w:t>
      </w:r>
      <w:r w:rsidR="003E1517">
        <w:rPr>
          <w:rFonts w:hint="eastAsia"/>
        </w:rPr>
        <w:t>西周朝</w:t>
      </w:r>
      <w:r w:rsidRPr="00C40584">
        <w:rPr>
          <w:rFonts w:hint="eastAsia"/>
        </w:rPr>
        <w:t>，</w:t>
      </w:r>
      <w:r w:rsidR="003E1517">
        <w:rPr>
          <w:rFonts w:hint="eastAsia"/>
        </w:rPr>
        <w:t>01</w:t>
      </w:r>
      <w:r w:rsidRPr="003E6943">
        <w:rPr>
          <w:rFonts w:hint="eastAsia"/>
        </w:rPr>
        <w:t>表示</w:t>
      </w:r>
      <w:r w:rsidR="003E1517">
        <w:rPr>
          <w:rFonts w:hint="eastAsia"/>
        </w:rPr>
        <w:t>武王</w:t>
      </w:r>
      <w:r w:rsidRPr="00C40584">
        <w:rPr>
          <w:rFonts w:hint="eastAsia"/>
        </w:rPr>
        <w:t>，</w:t>
      </w:r>
      <w:r w:rsidRPr="003E6943">
        <w:t>1</w:t>
      </w:r>
      <w:r w:rsidRPr="0057675B">
        <w:rPr>
          <w:rFonts w:hint="eastAsia"/>
        </w:rPr>
        <w:t>表示即位</w:t>
      </w:r>
      <w:r w:rsidRPr="00C40584">
        <w:rPr>
          <w:rFonts w:hint="eastAsia"/>
        </w:rPr>
        <w:t>次数，</w:t>
      </w:r>
      <w:ins w:id="181" w:author="zengqh" w:date="2025-02-21T10:31:00Z">
        <w:r w:rsidR="005B6EE6">
          <w:rPr>
            <w:rFonts w:hint="eastAsia"/>
          </w:rPr>
          <w:t>0</w:t>
        </w:r>
      </w:ins>
      <w:ins w:id="182" w:author="zengqh" w:date="2025-02-27T11:07:00Z">
        <w:r w:rsidR="005B6EE6">
          <w:rPr>
            <w:rFonts w:hint="eastAsia"/>
          </w:rPr>
          <w:t>0</w:t>
        </w:r>
      </w:ins>
      <w:ins w:id="183" w:author="zengqh" w:date="2025-02-21T10:31:00Z">
        <w:r w:rsidR="0025621F">
          <w:rPr>
            <w:rFonts w:hint="eastAsia"/>
          </w:rPr>
          <w:t>1表示第一年，</w:t>
        </w:r>
      </w:ins>
      <w:r w:rsidRPr="0057675B">
        <w:rPr>
          <w:rFonts w:hint="eastAsia"/>
        </w:rPr>
        <w:t>参见</w:t>
      </w:r>
      <w:r w:rsidRPr="00C40584">
        <w:t>GB/T BBB.2</w:t>
      </w:r>
      <w:r w:rsidRPr="003E6943">
        <w:t>—</w:t>
      </w:r>
      <w:r w:rsidRPr="003E6943">
        <w:t>20XX</w:t>
      </w:r>
      <w:r w:rsidRPr="0057675B">
        <w:rPr>
          <w:rFonts w:hint="eastAsia"/>
        </w:rPr>
        <w:t>的</w:t>
      </w:r>
      <w:r w:rsidRPr="0057675B">
        <w:t>6.4</w:t>
      </w:r>
      <w:r w:rsidRPr="0057675B">
        <w:rPr>
          <w:rFonts w:hint="eastAsia"/>
        </w:rPr>
        <w:t>；</w:t>
      </w:r>
    </w:p>
    <w:p w:rsidR="001E58EA" w:rsidRPr="0057675B" w:rsidRDefault="001E58EA" w:rsidP="001E58EA">
      <w:pPr>
        <w:pStyle w:val="afa"/>
      </w:pPr>
      <w:r w:rsidRPr="0057675B">
        <w:rPr>
          <w:rFonts w:hint="eastAsia"/>
        </w:rPr>
        <w:t>h-</w:t>
      </w:r>
      <w:del w:id="184" w:author="zengqh" w:date="2025-02-14T13:24:00Z">
        <w:r w:rsidRPr="0057675B" w:rsidDel="00F76E33">
          <w:rPr>
            <w:rFonts w:hint="eastAsia"/>
          </w:rPr>
          <w:delText>156</w:delText>
        </w:r>
      </w:del>
      <w:ins w:id="185" w:author="zengqh" w:date="2025-02-14T14:28:00Z">
        <w:r w:rsidR="00C74BDC">
          <w:rPr>
            <w:rFonts w:hint="eastAsia"/>
          </w:rPr>
          <w:t>CN</w:t>
        </w:r>
      </w:ins>
      <w:r w:rsidRPr="0057675B">
        <w:rPr>
          <w:rFonts w:hint="eastAsia"/>
        </w:rPr>
        <w:t>.2.37.0</w:t>
      </w:r>
      <w:r w:rsidR="003E1517">
        <w:rPr>
          <w:rFonts w:hint="eastAsia"/>
        </w:rPr>
        <w:t>51</w:t>
      </w:r>
      <w:r w:rsidRPr="0057675B">
        <w:rPr>
          <w:rFonts w:hint="eastAsia"/>
        </w:rPr>
        <w:t>.011</w:t>
      </w:r>
      <w:ins w:id="186" w:author="zengqh" w:date="2025-02-21T10:32:00Z">
        <w:r w:rsidR="005B6EE6">
          <w:rPr>
            <w:rFonts w:hint="eastAsia"/>
          </w:rPr>
          <w:t>.0</w:t>
        </w:r>
        <w:r w:rsidR="0025621F">
          <w:rPr>
            <w:rFonts w:hint="eastAsia"/>
          </w:rPr>
          <w:t>1</w:t>
        </w:r>
      </w:ins>
      <w:r w:rsidRPr="0057675B">
        <w:rPr>
          <w:rFonts w:hint="eastAsia"/>
        </w:rPr>
        <w:t>：其中，h表示历史日历，</w:t>
      </w:r>
      <w:del w:id="187" w:author="zengqh" w:date="2025-02-14T13:24:00Z">
        <w:r w:rsidRPr="0057675B" w:rsidDel="00F76E33">
          <w:delText>156</w:delText>
        </w:r>
      </w:del>
      <w:ins w:id="188" w:author="zengqh" w:date="2025-02-14T14:28:00Z">
        <w:r w:rsidR="00C74BDC">
          <w:t>CN</w:t>
        </w:r>
      </w:ins>
      <w:r w:rsidRPr="0057675B">
        <w:rPr>
          <w:rFonts w:hint="eastAsia"/>
        </w:rPr>
        <w:t>表示中国，2表示年号纪年，37表示清朝，0</w:t>
      </w:r>
      <w:r w:rsidR="003E1517">
        <w:rPr>
          <w:rFonts w:hint="eastAsia"/>
        </w:rPr>
        <w:t>5</w:t>
      </w:r>
      <w:r w:rsidRPr="0057675B">
        <w:rPr>
          <w:rFonts w:hint="eastAsia"/>
        </w:rPr>
        <w:t>表示</w:t>
      </w:r>
      <w:proofErr w:type="gramStart"/>
      <w:r w:rsidRPr="0057675B">
        <w:rPr>
          <w:rFonts w:hint="eastAsia"/>
        </w:rPr>
        <w:t>世</w:t>
      </w:r>
      <w:proofErr w:type="gramEnd"/>
      <w:r w:rsidRPr="0057675B">
        <w:rPr>
          <w:rFonts w:hint="eastAsia"/>
        </w:rPr>
        <w:t>宗，1表示即位次数，01表示雍正，1表示年号次数，</w:t>
      </w:r>
      <w:ins w:id="189" w:author="zengqh" w:date="2025-02-21T10:32:00Z">
        <w:r w:rsidR="0025621F">
          <w:rPr>
            <w:rFonts w:hint="eastAsia"/>
          </w:rPr>
          <w:t>01表示第一年，</w:t>
        </w:r>
      </w:ins>
      <w:r w:rsidRPr="0057675B">
        <w:rPr>
          <w:rFonts w:hint="eastAsia"/>
        </w:rPr>
        <w:t>参见</w:t>
      </w:r>
      <w:r w:rsidRPr="0057675B">
        <w:t>GB/T BBB.2</w:t>
      </w:r>
      <w:r w:rsidRPr="0057675B">
        <w:t>—</w:t>
      </w:r>
      <w:r w:rsidRPr="0057675B">
        <w:rPr>
          <w:rFonts w:hint="eastAsia"/>
        </w:rPr>
        <w:t>20XX的</w:t>
      </w:r>
      <w:r w:rsidRPr="0057675B">
        <w:t>7</w:t>
      </w:r>
      <w:r w:rsidRPr="0057675B">
        <w:rPr>
          <w:rFonts w:hint="eastAsia"/>
        </w:rPr>
        <w:t>.4；</w:t>
      </w:r>
    </w:p>
    <w:p w:rsidR="001E58EA" w:rsidRPr="009F13F6" w:rsidDel="0025621F" w:rsidRDefault="001E58EA" w:rsidP="001E58EA">
      <w:pPr>
        <w:pStyle w:val="afa"/>
        <w:rPr>
          <w:del w:id="190" w:author="zengqh" w:date="2025-02-21T10:32:00Z"/>
        </w:rPr>
      </w:pPr>
      <w:del w:id="191" w:author="zengqh" w:date="2025-02-21T10:32:00Z">
        <w:r w:rsidRPr="009F13F6" w:rsidDel="0025621F">
          <w:delText>h-</w:delText>
        </w:r>
      </w:del>
      <w:del w:id="192" w:author="zengqh" w:date="2025-02-14T13:24:00Z">
        <w:r w:rsidRPr="009F13F6" w:rsidDel="00F76E33">
          <w:delText>156</w:delText>
        </w:r>
      </w:del>
      <w:del w:id="193" w:author="zengqh" w:date="2025-02-21T10:32:00Z">
        <w:r w:rsidRPr="009F13F6" w:rsidDel="0025621F">
          <w:delText>.3.</w:delText>
        </w:r>
        <w:r w:rsidRPr="009F13F6" w:rsidDel="0025621F">
          <w:rPr>
            <w:rFonts w:hint="eastAsia"/>
          </w:rPr>
          <w:delText>XX：其中，h表示历史日历，</w:delText>
        </w:r>
      </w:del>
      <w:del w:id="194" w:author="zengqh" w:date="2025-02-14T13:24:00Z">
        <w:r w:rsidRPr="009F13F6" w:rsidDel="00F76E33">
          <w:delText>156</w:delText>
        </w:r>
      </w:del>
      <w:del w:id="195" w:author="zengqh" w:date="2025-02-21T10:32:00Z">
        <w:r w:rsidRPr="009F13F6" w:rsidDel="0025621F">
          <w:rPr>
            <w:rFonts w:hint="eastAsia"/>
          </w:rPr>
          <w:delText>表示中国，3表示中华民国纪年，XX表示序数，参见</w:delText>
        </w:r>
        <w:r w:rsidRPr="009F13F6" w:rsidDel="0025621F">
          <w:delText>GB/T BBB.2</w:delText>
        </w:r>
        <w:r w:rsidRPr="009F13F6" w:rsidDel="0025621F">
          <w:delText>—</w:delText>
        </w:r>
        <w:r w:rsidRPr="009F13F6" w:rsidDel="0025621F">
          <w:rPr>
            <w:rFonts w:hint="eastAsia"/>
          </w:rPr>
          <w:delText>20XX的8.3；</w:delText>
        </w:r>
      </w:del>
    </w:p>
    <w:p w:rsidR="001E58EA" w:rsidRPr="009F13F6" w:rsidRDefault="001E58EA" w:rsidP="001E58EA">
      <w:pPr>
        <w:pStyle w:val="afa"/>
        <w:rPr>
          <w:ins w:id="196" w:author="zengqh" w:date="2025-02-10T13:58:00Z"/>
        </w:rPr>
      </w:pPr>
      <w:del w:id="197" w:author="zengqh" w:date="2025-02-21T10:32:00Z">
        <w:r w:rsidRPr="009F13F6" w:rsidDel="0025621F">
          <w:delText>h-</w:delText>
        </w:r>
      </w:del>
      <w:del w:id="198" w:author="zengqh" w:date="2025-02-14T13:24:00Z">
        <w:r w:rsidRPr="009F13F6" w:rsidDel="00F76E33">
          <w:delText>156</w:delText>
        </w:r>
      </w:del>
      <w:del w:id="199" w:author="zengqh" w:date="2025-02-21T10:32:00Z">
        <w:r w:rsidRPr="009F13F6" w:rsidDel="0025621F">
          <w:rPr>
            <w:rFonts w:hint="eastAsia"/>
          </w:rPr>
          <w:delText>.4.01.50：其中，h表示历史日历，</w:delText>
        </w:r>
      </w:del>
      <w:del w:id="200" w:author="zengqh" w:date="2025-02-14T13:24:00Z">
        <w:r w:rsidRPr="009F13F6" w:rsidDel="00F76E33">
          <w:delText>156</w:delText>
        </w:r>
      </w:del>
      <w:del w:id="201" w:author="zengqh" w:date="2025-02-21T10:32:00Z">
        <w:r w:rsidRPr="009F13F6" w:rsidDel="0025621F">
          <w:rPr>
            <w:rFonts w:hint="eastAsia"/>
          </w:rPr>
          <w:delText>表示中国，4表示天干地支纪年，01表示甲子，50表示公元后出现序数，参见</w:delText>
        </w:r>
        <w:r w:rsidRPr="009F13F6" w:rsidDel="0025621F">
          <w:delText>GB/T BBB.2</w:delText>
        </w:r>
        <w:r w:rsidRPr="009F13F6" w:rsidDel="0025621F">
          <w:delText>—</w:delText>
        </w:r>
        <w:r w:rsidRPr="009F13F6" w:rsidDel="0025621F">
          <w:rPr>
            <w:rFonts w:hint="eastAsia"/>
          </w:rPr>
          <w:delText>20XX的</w:delText>
        </w:r>
        <w:r w:rsidRPr="009F13F6" w:rsidDel="0025621F">
          <w:delText>9.</w:delText>
        </w:r>
        <w:r w:rsidR="003E1517" w:rsidRPr="009F13F6" w:rsidDel="0025621F">
          <w:delText>5</w:delText>
        </w:r>
      </w:del>
      <w:ins w:id="202" w:author="zengqh" w:date="2025-02-20T09:15:00Z">
        <w:r w:rsidR="008924DF" w:rsidRPr="009F13F6">
          <w:rPr>
            <w:rPrChange w:id="203" w:author="zengqh" w:date="2025-02-21T11:01:00Z">
              <w:rPr>
                <w:rFonts w:ascii="黑体" w:eastAsia="黑体"/>
                <w:sz w:val="21"/>
                <w:szCs w:val="20"/>
                <w:highlight w:val="yellow"/>
              </w:rPr>
            </w:rPrChange>
          </w:rPr>
          <w:t>c</w:t>
        </w:r>
      </w:ins>
      <w:ins w:id="204" w:author="zengqh" w:date="2025-02-14T14:35:00Z">
        <w:r w:rsidR="00C74BDC" w:rsidRPr="009F13F6">
          <w:t>-</w:t>
        </w:r>
      </w:ins>
      <w:ins w:id="205" w:author="zengqh" w:date="2025-02-20T09:15:00Z">
        <w:r w:rsidR="008924DF" w:rsidRPr="009F13F6">
          <w:rPr>
            <w:rPrChange w:id="206" w:author="zengqh" w:date="2025-02-21T11:01:00Z">
              <w:rPr>
                <w:rFonts w:ascii="黑体" w:eastAsia="黑体"/>
                <w:sz w:val="21"/>
                <w:szCs w:val="20"/>
                <w:highlight w:val="yellow"/>
              </w:rPr>
            </w:rPrChange>
          </w:rPr>
          <w:t>US.1.</w:t>
        </w:r>
      </w:ins>
      <w:ins w:id="207" w:author="zengqh" w:date="2025-02-26T15:53:00Z">
        <w:r w:rsidR="00CB6F36">
          <w:rPr>
            <w:rFonts w:hint="eastAsia"/>
          </w:rPr>
          <w:t>2025</w:t>
        </w:r>
      </w:ins>
      <w:ins w:id="208" w:author="zengqh" w:date="2025-02-20T09:17:00Z">
        <w:r w:rsidR="008924DF" w:rsidRPr="009F13F6">
          <w:rPr>
            <w:rFonts w:hint="eastAsia"/>
            <w:rPrChange w:id="209" w:author="zengqh" w:date="2025-02-21T11:01:00Z">
              <w:rPr>
                <w:rFonts w:ascii="黑体" w:eastAsia="黑体" w:hint="eastAsia"/>
                <w:sz w:val="21"/>
                <w:szCs w:val="20"/>
                <w:highlight w:val="yellow"/>
              </w:rPr>
            </w:rPrChange>
          </w:rPr>
          <w:t>：其中，c表示现行日历，US表示美国，1</w:t>
        </w:r>
      </w:ins>
      <w:ins w:id="210" w:author="zengqh" w:date="2025-02-20T09:18:00Z">
        <w:r w:rsidR="008924DF" w:rsidRPr="009F13F6">
          <w:rPr>
            <w:rFonts w:hint="eastAsia"/>
            <w:rPrChange w:id="211" w:author="zengqh" w:date="2025-02-21T11:01:00Z">
              <w:rPr>
                <w:rFonts w:ascii="黑体" w:eastAsia="黑体" w:hint="eastAsia"/>
                <w:sz w:val="21"/>
                <w:szCs w:val="20"/>
                <w:highlight w:val="yellow"/>
              </w:rPr>
            </w:rPrChange>
          </w:rPr>
          <w:t>表示公历，</w:t>
        </w:r>
      </w:ins>
      <w:ins w:id="212" w:author="zengqh" w:date="2025-02-26T15:53:00Z">
        <w:r w:rsidR="00CB6F36">
          <w:rPr>
            <w:rFonts w:hint="eastAsia"/>
          </w:rPr>
          <w:t>2025</w:t>
        </w:r>
      </w:ins>
      <w:ins w:id="213" w:author="zengqh" w:date="2025-02-20T09:18:00Z">
        <w:r w:rsidR="008924DF" w:rsidRPr="009F13F6">
          <w:rPr>
            <w:rFonts w:hint="eastAsia"/>
            <w:rPrChange w:id="214" w:author="zengqh" w:date="2025-02-21T11:01:00Z">
              <w:rPr>
                <w:rFonts w:ascii="黑体" w:eastAsia="黑体" w:hint="eastAsia"/>
                <w:sz w:val="21"/>
                <w:szCs w:val="20"/>
                <w:highlight w:val="yellow"/>
              </w:rPr>
            </w:rPrChange>
          </w:rPr>
          <w:t>表示</w:t>
        </w:r>
      </w:ins>
      <w:ins w:id="215" w:author="zengqh" w:date="2025-02-21T10:38:00Z">
        <w:r w:rsidR="00015DD0" w:rsidRPr="009F13F6">
          <w:rPr>
            <w:rFonts w:hint="eastAsia"/>
            <w:rPrChange w:id="216" w:author="zengqh" w:date="2025-02-21T11:01:00Z">
              <w:rPr>
                <w:rFonts w:ascii="黑体" w:eastAsia="黑体" w:hint="eastAsia"/>
                <w:sz w:val="21"/>
                <w:szCs w:val="20"/>
                <w:highlight w:val="yellow"/>
              </w:rPr>
            </w:rPrChange>
          </w:rPr>
          <w:t>公元</w:t>
        </w:r>
      </w:ins>
      <w:ins w:id="217" w:author="zengqh" w:date="2025-02-26T15:53:00Z">
        <w:r w:rsidR="00CB6F36">
          <w:rPr>
            <w:rFonts w:hint="eastAsia"/>
          </w:rPr>
          <w:t>2025</w:t>
        </w:r>
      </w:ins>
      <w:ins w:id="218" w:author="zengqh" w:date="2025-02-21T10:38:00Z">
        <w:r w:rsidR="00015DD0" w:rsidRPr="009F13F6">
          <w:rPr>
            <w:rFonts w:hint="eastAsia"/>
            <w:rPrChange w:id="219" w:author="zengqh" w:date="2025-02-21T11:01:00Z">
              <w:rPr>
                <w:rFonts w:ascii="黑体" w:eastAsia="黑体" w:hint="eastAsia"/>
                <w:sz w:val="21"/>
                <w:szCs w:val="20"/>
                <w:highlight w:val="yellow"/>
              </w:rPr>
            </w:rPrChange>
          </w:rPr>
          <w:t>年</w:t>
        </w:r>
      </w:ins>
      <w:ins w:id="220" w:author="zengqh" w:date="2025-02-20T09:18:00Z">
        <w:r w:rsidR="008924DF" w:rsidRPr="009F13F6">
          <w:rPr>
            <w:rFonts w:hint="eastAsia"/>
            <w:rPrChange w:id="221" w:author="zengqh" w:date="2025-02-21T11:01:00Z">
              <w:rPr>
                <w:rFonts w:ascii="黑体" w:eastAsia="黑体" w:hint="eastAsia"/>
                <w:sz w:val="21"/>
                <w:szCs w:val="20"/>
                <w:highlight w:val="yellow"/>
              </w:rPr>
            </w:rPrChange>
          </w:rPr>
          <w:t>。</w:t>
        </w:r>
      </w:ins>
      <w:del w:id="222" w:author="zengqh" w:date="2025-02-14T14:35:00Z">
        <w:r w:rsidRPr="009F13F6" w:rsidDel="00C74BDC">
          <w:rPr>
            <w:rFonts w:hint="eastAsia"/>
          </w:rPr>
          <w:delText>。</w:delText>
        </w:r>
      </w:del>
    </w:p>
    <w:p w:rsidR="0085301A" w:rsidRDefault="0085301A" w:rsidP="0085301A">
      <w:pPr>
        <w:pStyle w:val="affe"/>
        <w:spacing w:before="156" w:after="156"/>
        <w:rPr>
          <w:ins w:id="223" w:author="zengqh" w:date="2025-02-10T13:58:00Z"/>
        </w:rPr>
      </w:pPr>
      <w:ins w:id="224" w:author="zengqh" w:date="2025-02-10T13:58:00Z">
        <w:r>
          <w:rPr>
            <w:rFonts w:hint="eastAsia"/>
          </w:rPr>
          <w:t>日历状态代码</w:t>
        </w:r>
      </w:ins>
    </w:p>
    <w:p w:rsidR="0085301A" w:rsidRDefault="0085301A" w:rsidP="0085301A">
      <w:pPr>
        <w:pStyle w:val="affff6"/>
        <w:ind w:firstLine="420"/>
        <w:rPr>
          <w:ins w:id="225" w:author="zengqh" w:date="2025-02-10T13:58:00Z"/>
        </w:rPr>
      </w:pPr>
      <w:ins w:id="226" w:author="zengqh" w:date="2025-02-10T13:58:00Z">
        <w:r>
          <w:rPr>
            <w:rFonts w:hint="eastAsia"/>
          </w:rPr>
          <w:t>日历状态代码为1位</w:t>
        </w:r>
        <w:r w:rsidRPr="0057675B">
          <w:rPr>
            <w:rFonts w:hint="eastAsia"/>
          </w:rPr>
          <w:t>英文字母</w:t>
        </w:r>
        <w:r w:rsidRPr="00932F9F">
          <w:rPr>
            <w:rFonts w:hint="eastAsia"/>
          </w:rPr>
          <w:t>，</w:t>
        </w:r>
        <w:r>
          <w:rPr>
            <w:rFonts w:hint="eastAsia"/>
          </w:rPr>
          <w:t>状态代码主要有以下两类，分别为：</w:t>
        </w:r>
      </w:ins>
    </w:p>
    <w:p w:rsidR="0085301A" w:rsidRDefault="0085301A" w:rsidP="0085301A">
      <w:pPr>
        <w:pStyle w:val="af2"/>
        <w:rPr>
          <w:ins w:id="227" w:author="zengqh" w:date="2025-02-10T13:58:00Z"/>
        </w:rPr>
      </w:pPr>
      <w:ins w:id="228" w:author="zengqh" w:date="2025-02-10T13:58:00Z">
        <w:r>
          <w:rPr>
            <w:rFonts w:hint="eastAsia"/>
          </w:rPr>
          <w:t>现行日历状态代码：c；</w:t>
        </w:r>
      </w:ins>
    </w:p>
    <w:p w:rsidR="0085301A" w:rsidRDefault="0085301A" w:rsidP="0085301A">
      <w:pPr>
        <w:pStyle w:val="af2"/>
        <w:rPr>
          <w:ins w:id="229" w:author="zengqh" w:date="2025-02-10T13:58:00Z"/>
        </w:rPr>
      </w:pPr>
      <w:ins w:id="230" w:author="zengqh" w:date="2025-02-10T13:58:00Z">
        <w:r>
          <w:rPr>
            <w:rFonts w:hint="eastAsia"/>
          </w:rPr>
          <w:t>历史日历状态代码：h。</w:t>
        </w:r>
      </w:ins>
    </w:p>
    <w:p w:rsidR="0085301A" w:rsidRDefault="0085301A" w:rsidP="0085301A">
      <w:pPr>
        <w:pStyle w:val="affe"/>
        <w:spacing w:before="156" w:after="156"/>
        <w:rPr>
          <w:ins w:id="231" w:author="zengqh" w:date="2025-02-10T13:58:00Z"/>
        </w:rPr>
      </w:pPr>
      <w:ins w:id="232" w:author="zengqh" w:date="2025-02-10T13:58:00Z">
        <w:r>
          <w:rPr>
            <w:rFonts w:hint="eastAsia"/>
          </w:rPr>
          <w:t>日历类型代码</w:t>
        </w:r>
      </w:ins>
    </w:p>
    <w:p w:rsidR="0085301A" w:rsidRDefault="0085301A" w:rsidP="0085301A">
      <w:pPr>
        <w:pStyle w:val="affff6"/>
        <w:ind w:firstLine="420"/>
        <w:rPr>
          <w:ins w:id="233" w:author="zengqh" w:date="2025-02-10T13:58:00Z"/>
        </w:rPr>
      </w:pPr>
      <w:ins w:id="234" w:author="zengqh" w:date="2025-02-10T13:58:00Z">
        <w:r>
          <w:rPr>
            <w:rFonts w:hint="eastAsia"/>
          </w:rPr>
          <w:t>日历类型代码由</w:t>
        </w:r>
        <w:r w:rsidRPr="0057675B">
          <w:rPr>
            <w:rFonts w:hint="eastAsia"/>
          </w:rPr>
          <w:t>英文字母</w:t>
        </w:r>
        <w:r w:rsidRPr="00932F9F">
          <w:rPr>
            <w:rFonts w:hint="eastAsia"/>
          </w:rPr>
          <w:t>或</w:t>
        </w:r>
        <w:r w:rsidRPr="00637C47">
          <w:rPr>
            <w:rFonts w:hint="eastAsia"/>
          </w:rPr>
          <w:t>阿拉伯数字</w:t>
        </w:r>
        <w:r w:rsidRPr="0057675B">
          <w:rPr>
            <w:rFonts w:hint="eastAsia"/>
          </w:rPr>
          <w:t>或</w:t>
        </w:r>
        <w:r>
          <w:rPr>
            <w:rFonts w:hint="eastAsia"/>
          </w:rPr>
          <w:t>分隔符“·”</w:t>
        </w:r>
        <w:r w:rsidRPr="0057675B">
          <w:rPr>
            <w:rFonts w:hint="eastAsia"/>
          </w:rPr>
          <w:t>组</w:t>
        </w:r>
        <w:r w:rsidRPr="00637C47">
          <w:rPr>
            <w:rFonts w:hint="eastAsia"/>
          </w:rPr>
          <w:t>成，</w:t>
        </w:r>
        <w:r>
          <w:rPr>
            <w:rFonts w:hint="eastAsia"/>
          </w:rPr>
          <w:t>表示世界各国和地区正在施行的或历史上曾施行过的不同日历体系。</w:t>
        </w:r>
      </w:ins>
      <w:ins w:id="235" w:author="zengqh" w:date="2025-02-14T15:36:00Z">
        <w:r w:rsidR="00837EF9" w:rsidRPr="00BA06C0">
          <w:rPr>
            <w:rFonts w:hint="eastAsia"/>
            <w:rPrChange w:id="236" w:author="zengqh" w:date="2025-02-18T14:50:00Z">
              <w:rPr>
                <w:rFonts w:ascii="黑体" w:eastAsia="黑体" w:hint="eastAsia"/>
                <w:noProof w:val="0"/>
                <w:highlight w:val="yellow"/>
              </w:rPr>
            </w:rPrChange>
          </w:rPr>
          <w:t>当代码需</w:t>
        </w:r>
        <w:r w:rsidR="00AF2E0A" w:rsidRPr="00BA06C0">
          <w:rPr>
            <w:rFonts w:hint="eastAsia"/>
            <w:rPrChange w:id="237" w:author="zengqh" w:date="2025-02-18T14:50:00Z">
              <w:rPr>
                <w:rFonts w:ascii="黑体" w:eastAsia="黑体" w:hint="eastAsia"/>
                <w:noProof w:val="0"/>
                <w:highlight w:val="yellow"/>
              </w:rPr>
            </w:rPrChange>
          </w:rPr>
          <w:t>精确到月、日时，</w:t>
        </w:r>
      </w:ins>
      <w:ins w:id="238" w:author="zengqh" w:date="2025-02-24T10:20:00Z">
        <w:r w:rsidR="006650E9">
          <w:rPr>
            <w:rFonts w:hint="eastAsia"/>
          </w:rPr>
          <w:t>参</w:t>
        </w:r>
      </w:ins>
      <w:ins w:id="239" w:author="zengqh" w:date="2025-02-17T13:55:00Z">
        <w:r w:rsidR="00702C33" w:rsidRPr="00BA06C0">
          <w:rPr>
            <w:rFonts w:hint="eastAsia"/>
            <w:rPrChange w:id="240" w:author="zengqh" w:date="2025-02-18T14:50:00Z">
              <w:rPr>
                <w:rFonts w:ascii="黑体" w:eastAsia="黑体" w:hint="eastAsia"/>
                <w:noProof w:val="0"/>
                <w:highlight w:val="yellow"/>
              </w:rPr>
            </w:rPrChange>
          </w:rPr>
          <w:t>见</w:t>
        </w:r>
      </w:ins>
      <w:ins w:id="241" w:author="zengqh" w:date="2025-02-14T15:36:00Z">
        <w:r w:rsidR="00AF2E0A" w:rsidRPr="00BA06C0">
          <w:rPr>
            <w:rPrChange w:id="242" w:author="zengqh" w:date="2025-02-18T14:50:00Z">
              <w:rPr>
                <w:rFonts w:ascii="黑体" w:eastAsia="黑体"/>
                <w:noProof w:val="0"/>
                <w:highlight w:val="yellow"/>
              </w:rPr>
            </w:rPrChange>
          </w:rPr>
          <w:t>GB/T 7408.1</w:t>
        </w:r>
        <w:r w:rsidR="00AF2E0A" w:rsidRPr="00BA06C0">
          <w:rPr>
            <w:rPrChange w:id="243" w:author="zengqh" w:date="2025-02-18T14:50:00Z">
              <w:rPr>
                <w:rFonts w:ascii="黑体" w:eastAsia="黑体"/>
                <w:noProof w:val="0"/>
                <w:highlight w:val="yellow"/>
              </w:rPr>
            </w:rPrChange>
          </w:rPr>
          <w:t>—</w:t>
        </w:r>
        <w:r w:rsidR="00AF2E0A" w:rsidRPr="00BA06C0">
          <w:rPr>
            <w:rPrChange w:id="244" w:author="zengqh" w:date="2025-02-18T14:50:00Z">
              <w:rPr>
                <w:rFonts w:ascii="黑体" w:eastAsia="黑体"/>
                <w:noProof w:val="0"/>
                <w:highlight w:val="yellow"/>
              </w:rPr>
            </w:rPrChange>
          </w:rPr>
          <w:t>2023</w:t>
        </w:r>
      </w:ins>
      <w:ins w:id="245" w:author="zengqh" w:date="2025-02-17T13:55:00Z">
        <w:r w:rsidR="00702C33" w:rsidRPr="00BA06C0">
          <w:rPr>
            <w:rFonts w:hint="eastAsia"/>
            <w:rPrChange w:id="246" w:author="zengqh" w:date="2025-02-18T14:50:00Z">
              <w:rPr>
                <w:rFonts w:ascii="黑体" w:eastAsia="黑体" w:hint="eastAsia"/>
                <w:noProof w:val="0"/>
                <w:highlight w:val="yellow"/>
              </w:rPr>
            </w:rPrChange>
          </w:rPr>
          <w:t>的内容</w:t>
        </w:r>
      </w:ins>
      <w:ins w:id="247" w:author="zengqh" w:date="2025-02-14T15:36:00Z">
        <w:r w:rsidR="00AF2E0A" w:rsidRPr="00BA06C0">
          <w:rPr>
            <w:rFonts w:hint="eastAsia"/>
            <w:rPrChange w:id="248" w:author="zengqh" w:date="2025-02-18T14:50:00Z">
              <w:rPr>
                <w:rFonts w:ascii="黑体" w:eastAsia="黑体" w:hint="eastAsia"/>
                <w:noProof w:val="0"/>
                <w:highlight w:val="yellow"/>
              </w:rPr>
            </w:rPrChange>
          </w:rPr>
          <w:t>。</w:t>
        </w:r>
      </w:ins>
    </w:p>
    <w:p w:rsidR="0085301A" w:rsidRPr="00980A03" w:rsidDel="0085301A" w:rsidRDefault="0085301A" w:rsidP="005A18AE">
      <w:pPr>
        <w:pStyle w:val="afffffffff3"/>
        <w:ind w:firstLine="360"/>
        <w:rPr>
          <w:del w:id="249" w:author="zengqh" w:date="2025-02-10T13:58:00Z"/>
        </w:rPr>
        <w:pPrChange w:id="250" w:author="zengqh" w:date="2025-03-11T16:06:00Z">
          <w:pPr>
            <w:pStyle w:val="afa"/>
          </w:pPr>
        </w:pPrChange>
      </w:pPr>
      <w:bookmarkStart w:id="251" w:name="_Toc191365188"/>
      <w:bookmarkEnd w:id="251"/>
    </w:p>
    <w:p w:rsidR="00E86562" w:rsidRDefault="00E86562" w:rsidP="00E86562">
      <w:pPr>
        <w:pStyle w:val="affc"/>
        <w:spacing w:before="312" w:after="312"/>
      </w:pPr>
      <w:bookmarkStart w:id="252" w:name="_Toc172795545"/>
      <w:bookmarkStart w:id="253" w:name="_Toc172795816"/>
      <w:bookmarkStart w:id="254" w:name="_Toc172278585"/>
      <w:bookmarkStart w:id="255" w:name="_Toc172278586"/>
      <w:bookmarkStart w:id="256" w:name="_Toc171426773"/>
      <w:bookmarkStart w:id="257" w:name="_Toc191365189"/>
      <w:bookmarkEnd w:id="252"/>
      <w:bookmarkEnd w:id="253"/>
      <w:bookmarkEnd w:id="254"/>
      <w:bookmarkEnd w:id="255"/>
      <w:r>
        <w:rPr>
          <w:rFonts w:hint="eastAsia"/>
        </w:rPr>
        <w:t>表示</w:t>
      </w:r>
      <w:bookmarkEnd w:id="256"/>
      <w:bookmarkEnd w:id="257"/>
    </w:p>
    <w:p w:rsidR="00490BAD" w:rsidRDefault="00490BAD">
      <w:pPr>
        <w:pStyle w:val="affd"/>
        <w:spacing w:before="156" w:after="156"/>
        <w:rPr>
          <w:ins w:id="258" w:author="zengqh" w:date="2025-02-08T09:45:00Z"/>
        </w:rPr>
        <w:pPrChange w:id="259" w:author="zengqh" w:date="2025-02-08T09:45:00Z">
          <w:pPr>
            <w:pStyle w:val="affffffff7"/>
          </w:pPr>
        </w:pPrChange>
      </w:pPr>
      <w:ins w:id="260" w:author="zengqh" w:date="2025-02-08T09:45:00Z">
        <w:r>
          <w:rPr>
            <w:rFonts w:hint="eastAsia"/>
          </w:rPr>
          <w:t>表示形式</w:t>
        </w:r>
      </w:ins>
    </w:p>
    <w:p w:rsidR="00E86562" w:rsidRDefault="003E6204">
      <w:pPr>
        <w:pStyle w:val="affff6"/>
        <w:ind w:firstLine="420"/>
        <w:pPrChange w:id="261" w:author="zengqh" w:date="2025-02-08T09:45:00Z">
          <w:pPr>
            <w:pStyle w:val="affffffff7"/>
          </w:pPr>
        </w:pPrChange>
      </w:pPr>
      <w:r w:rsidRPr="003D05E4">
        <w:rPr>
          <w:rFonts w:hint="eastAsia"/>
        </w:rPr>
        <w:t>本文件规定的日历体系采用摘要表示的方式，</w:t>
      </w:r>
      <w:r w:rsidR="00E86562" w:rsidRPr="0057675B">
        <w:rPr>
          <w:rFonts w:hint="eastAsia"/>
        </w:rPr>
        <w:t>表示形式应符合表1的要求。</w:t>
      </w:r>
    </w:p>
    <w:p w:rsidR="00A368B8" w:rsidRPr="0057675B" w:rsidRDefault="00A368B8" w:rsidP="0057675B">
      <w:pPr>
        <w:pStyle w:val="ac"/>
      </w:pPr>
      <w:r w:rsidRPr="00A368B8">
        <w:rPr>
          <w:rFonts w:hint="eastAsia"/>
        </w:rPr>
        <w:t>中华民国纪年代码的表示形式如GB/T BBB.2—20XX的表</w:t>
      </w:r>
      <w:r w:rsidR="00B5431A">
        <w:rPr>
          <w:rFonts w:hint="eastAsia"/>
        </w:rPr>
        <w:t>3</w:t>
      </w:r>
      <w:r w:rsidRPr="00A368B8">
        <w:rPr>
          <w:rFonts w:hint="eastAsia"/>
        </w:rPr>
        <w:t>所示。</w:t>
      </w:r>
    </w:p>
    <w:p w:rsidR="00E86562" w:rsidRPr="006539F3" w:rsidRDefault="00E86562" w:rsidP="00E86562">
      <w:pPr>
        <w:pStyle w:val="aff2"/>
        <w:spacing w:before="156" w:after="156"/>
      </w:pPr>
      <w:r w:rsidRPr="003D05E4">
        <w:rPr>
          <w:rFonts w:hint="eastAsia"/>
        </w:rPr>
        <w:t>表示形式</w:t>
      </w:r>
    </w:p>
    <w:tbl>
      <w:tblPr>
        <w:tblStyle w:val="afffffffff5"/>
        <w:tblW w:w="0" w:type="auto"/>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1995"/>
        <w:gridCol w:w="1229"/>
        <w:gridCol w:w="1230"/>
        <w:gridCol w:w="1230"/>
        <w:gridCol w:w="1230"/>
        <w:gridCol w:w="1230"/>
        <w:gridCol w:w="1230"/>
      </w:tblGrid>
      <w:tr w:rsidR="009D2E65" w:rsidTr="0057675B">
        <w:trPr>
          <w:tblHeader/>
          <w:jc w:val="center"/>
        </w:trPr>
        <w:tc>
          <w:tcPr>
            <w:tcW w:w="1995" w:type="dxa"/>
            <w:tcBorders>
              <w:top w:val="single" w:sz="8" w:space="0" w:color="auto"/>
              <w:bottom w:val="single" w:sz="8" w:space="0" w:color="auto"/>
            </w:tcBorders>
            <w:shd w:val="clear" w:color="auto" w:fill="auto"/>
          </w:tcPr>
          <w:p w:rsidR="009D2E65" w:rsidRDefault="009D2E65" w:rsidP="0057675B">
            <w:pPr>
              <w:pStyle w:val="afffffffff2"/>
              <w:rPr>
                <w:kern w:val="2"/>
                <w:szCs w:val="21"/>
              </w:rPr>
            </w:pPr>
          </w:p>
        </w:tc>
        <w:tc>
          <w:tcPr>
            <w:tcW w:w="1229" w:type="dxa"/>
            <w:tcBorders>
              <w:top w:val="single" w:sz="8" w:space="0" w:color="auto"/>
              <w:bottom w:val="single" w:sz="8" w:space="0" w:color="auto"/>
            </w:tcBorders>
            <w:shd w:val="clear" w:color="auto" w:fill="auto"/>
            <w:vAlign w:val="center"/>
          </w:tcPr>
          <w:p w:rsidR="009D2E65" w:rsidRDefault="009D2E65" w:rsidP="0057675B">
            <w:pPr>
              <w:pStyle w:val="afffffffff2"/>
            </w:pPr>
            <w:r w:rsidRPr="00F80E1C">
              <w:rPr>
                <w:rFonts w:hint="eastAsia"/>
              </w:rPr>
              <w:t>定义或说明</w:t>
            </w:r>
            <w:ins w:id="262" w:author="zengqh" w:date="2025-02-10T14:01:00Z">
              <w:r w:rsidR="0085301A" w:rsidRPr="00394E13">
                <w:rPr>
                  <w:vertAlign w:val="superscript"/>
                </w:rPr>
                <w:t>1</w:t>
              </w:r>
            </w:ins>
          </w:p>
        </w:tc>
        <w:tc>
          <w:tcPr>
            <w:tcW w:w="1230" w:type="dxa"/>
            <w:tcBorders>
              <w:top w:val="single" w:sz="8" w:space="0" w:color="auto"/>
              <w:bottom w:val="single" w:sz="8" w:space="0" w:color="auto"/>
            </w:tcBorders>
            <w:shd w:val="clear" w:color="auto" w:fill="auto"/>
            <w:vAlign w:val="center"/>
          </w:tcPr>
          <w:p w:rsidR="009D2E65" w:rsidRDefault="00A81AC6">
            <w:pPr>
              <w:pStyle w:val="afffffffff2"/>
            </w:pPr>
            <w:r w:rsidRPr="00394E13">
              <w:rPr>
                <w:rFonts w:hint="eastAsia"/>
              </w:rPr>
              <w:t>约束</w:t>
            </w:r>
            <w:ins w:id="263" w:author="zengqh" w:date="2025-02-10T14:01:00Z">
              <w:r w:rsidR="0085301A" w:rsidRPr="0057675B">
                <w:rPr>
                  <w:vertAlign w:val="superscript"/>
                </w:rPr>
                <w:t>2</w:t>
              </w:r>
            </w:ins>
            <w:del w:id="264" w:author="zengqh" w:date="2025-02-10T14:01:00Z">
              <w:r w:rsidR="00A368B8" w:rsidRPr="00394E13" w:rsidDel="0085301A">
                <w:rPr>
                  <w:vertAlign w:val="superscript"/>
                </w:rPr>
                <w:delText>1</w:delText>
              </w:r>
            </w:del>
          </w:p>
        </w:tc>
        <w:tc>
          <w:tcPr>
            <w:tcW w:w="1230" w:type="dxa"/>
            <w:tcBorders>
              <w:top w:val="single" w:sz="8" w:space="0" w:color="auto"/>
              <w:bottom w:val="single" w:sz="8" w:space="0" w:color="auto"/>
            </w:tcBorders>
            <w:shd w:val="clear" w:color="auto" w:fill="auto"/>
            <w:vAlign w:val="center"/>
          </w:tcPr>
          <w:p w:rsidR="009D2E65" w:rsidRDefault="009D2E65">
            <w:pPr>
              <w:pStyle w:val="afffffffff2"/>
            </w:pPr>
            <w:r>
              <w:rPr>
                <w:rFonts w:hint="eastAsia"/>
              </w:rPr>
              <w:t>最大出现次数</w:t>
            </w:r>
            <w:ins w:id="265" w:author="zengqh" w:date="2025-02-10T14:01:00Z">
              <w:r w:rsidR="0085301A" w:rsidRPr="0057675B">
                <w:rPr>
                  <w:vertAlign w:val="superscript"/>
                </w:rPr>
                <w:t>3</w:t>
              </w:r>
            </w:ins>
            <w:del w:id="266" w:author="zengqh" w:date="2025-02-10T14:01:00Z">
              <w:r w:rsidR="006C39A2" w:rsidRPr="0057675B" w:rsidDel="0085301A">
                <w:rPr>
                  <w:vertAlign w:val="superscript"/>
                </w:rPr>
                <w:delText>2</w:delText>
              </w:r>
            </w:del>
          </w:p>
        </w:tc>
        <w:tc>
          <w:tcPr>
            <w:tcW w:w="1230" w:type="dxa"/>
            <w:tcBorders>
              <w:top w:val="single" w:sz="8" w:space="0" w:color="auto"/>
              <w:bottom w:val="single" w:sz="8" w:space="0" w:color="auto"/>
            </w:tcBorders>
            <w:shd w:val="clear" w:color="auto" w:fill="auto"/>
            <w:vAlign w:val="center"/>
          </w:tcPr>
          <w:p w:rsidR="009D2E65" w:rsidRDefault="009D2E65">
            <w:pPr>
              <w:pStyle w:val="afffffffff2"/>
            </w:pPr>
            <w:r>
              <w:rPr>
                <w:rFonts w:hint="eastAsia"/>
              </w:rPr>
              <w:t>数据类型</w:t>
            </w:r>
            <w:ins w:id="267" w:author="zengqh" w:date="2025-02-10T14:01:00Z">
              <w:r w:rsidR="0085301A">
                <w:rPr>
                  <w:rFonts w:hint="eastAsia"/>
                  <w:vertAlign w:val="superscript"/>
                </w:rPr>
                <w:t>4</w:t>
              </w:r>
            </w:ins>
            <w:del w:id="268" w:author="zengqh" w:date="2025-02-10T14:01:00Z">
              <w:r w:rsidR="006C39A2" w:rsidRPr="0057675B" w:rsidDel="0085301A">
                <w:rPr>
                  <w:vertAlign w:val="superscript"/>
                </w:rPr>
                <w:delText>3</w:delText>
              </w:r>
            </w:del>
          </w:p>
        </w:tc>
        <w:tc>
          <w:tcPr>
            <w:tcW w:w="1230" w:type="dxa"/>
            <w:tcBorders>
              <w:top w:val="single" w:sz="8" w:space="0" w:color="auto"/>
              <w:bottom w:val="single" w:sz="8" w:space="0" w:color="auto"/>
            </w:tcBorders>
            <w:shd w:val="clear" w:color="auto" w:fill="auto"/>
            <w:vAlign w:val="center"/>
          </w:tcPr>
          <w:p w:rsidR="009D2E65" w:rsidRPr="00AB434B" w:rsidRDefault="009D2E65">
            <w:pPr>
              <w:pStyle w:val="afffffffff2"/>
            </w:pPr>
            <w:r w:rsidRPr="0057675B">
              <w:rPr>
                <w:rFonts w:hint="eastAsia"/>
              </w:rPr>
              <w:t>数据格式</w:t>
            </w:r>
            <w:ins w:id="269" w:author="zengqh" w:date="2025-02-10T14:01:00Z">
              <w:r w:rsidR="0085301A">
                <w:rPr>
                  <w:rFonts w:hint="eastAsia"/>
                  <w:vertAlign w:val="superscript"/>
                </w:rPr>
                <w:t>5</w:t>
              </w:r>
            </w:ins>
            <w:del w:id="270" w:author="zengqh" w:date="2025-02-10T14:01:00Z">
              <w:r w:rsidR="006C39A2" w:rsidDel="0085301A">
                <w:rPr>
                  <w:rFonts w:hint="eastAsia"/>
                  <w:vertAlign w:val="superscript"/>
                </w:rPr>
                <w:delText>4</w:delText>
              </w:r>
            </w:del>
          </w:p>
        </w:tc>
        <w:tc>
          <w:tcPr>
            <w:tcW w:w="1230" w:type="dxa"/>
            <w:tcBorders>
              <w:top w:val="single" w:sz="8" w:space="0" w:color="auto"/>
              <w:bottom w:val="single" w:sz="8" w:space="0" w:color="auto"/>
            </w:tcBorders>
            <w:shd w:val="clear" w:color="auto" w:fill="auto"/>
            <w:vAlign w:val="center"/>
          </w:tcPr>
          <w:p w:rsidR="009D2E65" w:rsidRPr="00394E13" w:rsidRDefault="009D2E65">
            <w:pPr>
              <w:pStyle w:val="afffffffff2"/>
              <w:rPr>
                <w:vertAlign w:val="superscript"/>
              </w:rPr>
            </w:pPr>
            <w:r w:rsidRPr="00AB434B">
              <w:rPr>
                <w:rFonts w:hint="eastAsia"/>
              </w:rPr>
              <w:t>值域</w:t>
            </w:r>
            <w:ins w:id="271" w:author="zengqh" w:date="2025-02-10T14:01:00Z">
              <w:r w:rsidR="0085301A">
                <w:rPr>
                  <w:rFonts w:hint="eastAsia"/>
                  <w:vertAlign w:val="superscript"/>
                </w:rPr>
                <w:t>6</w:t>
              </w:r>
            </w:ins>
            <w:del w:id="272" w:author="zengqh" w:date="2025-02-10T14:01:00Z">
              <w:r w:rsidR="006C39A2" w:rsidDel="0085301A">
                <w:rPr>
                  <w:rFonts w:hint="eastAsia"/>
                  <w:vertAlign w:val="superscript"/>
                </w:rPr>
                <w:delText>5</w:delText>
              </w:r>
            </w:del>
          </w:p>
        </w:tc>
      </w:tr>
      <w:tr w:rsidR="00AF76D3" w:rsidTr="0057675B">
        <w:trPr>
          <w:jc w:val="center"/>
        </w:trPr>
        <w:tc>
          <w:tcPr>
            <w:tcW w:w="1995" w:type="dxa"/>
            <w:tcBorders>
              <w:top w:val="single" w:sz="8" w:space="0" w:color="auto"/>
            </w:tcBorders>
            <w:shd w:val="clear" w:color="auto" w:fill="auto"/>
            <w:vAlign w:val="center"/>
          </w:tcPr>
          <w:p w:rsidR="00AF76D3" w:rsidRDefault="00AF76D3" w:rsidP="0057675B">
            <w:pPr>
              <w:pStyle w:val="afffffffff2"/>
              <w:rPr>
                <w:kern w:val="2"/>
                <w:szCs w:val="21"/>
              </w:rPr>
            </w:pPr>
            <w:r>
              <w:lastRenderedPageBreak/>
              <w:t>日历体系代码</w:t>
            </w:r>
          </w:p>
        </w:tc>
        <w:tc>
          <w:tcPr>
            <w:tcW w:w="1229" w:type="dxa"/>
            <w:tcBorders>
              <w:top w:val="single" w:sz="8" w:space="0" w:color="auto"/>
            </w:tcBorders>
            <w:shd w:val="clear" w:color="auto" w:fill="auto"/>
            <w:vAlign w:val="center"/>
          </w:tcPr>
          <w:p w:rsidR="00AF76D3" w:rsidRDefault="00AF76D3" w:rsidP="0057675B">
            <w:pPr>
              <w:pStyle w:val="afffffffff2"/>
            </w:pPr>
          </w:p>
        </w:tc>
        <w:tc>
          <w:tcPr>
            <w:tcW w:w="1230" w:type="dxa"/>
            <w:tcBorders>
              <w:top w:val="single" w:sz="8" w:space="0" w:color="auto"/>
            </w:tcBorders>
            <w:shd w:val="clear" w:color="auto" w:fill="auto"/>
            <w:vAlign w:val="center"/>
          </w:tcPr>
          <w:p w:rsidR="00AF76D3" w:rsidRDefault="00AF76D3" w:rsidP="0057675B">
            <w:pPr>
              <w:pStyle w:val="afffffffff2"/>
            </w:pPr>
            <w:r>
              <w:t>M</w:t>
            </w:r>
          </w:p>
        </w:tc>
        <w:tc>
          <w:tcPr>
            <w:tcW w:w="1230" w:type="dxa"/>
            <w:tcBorders>
              <w:top w:val="single" w:sz="8" w:space="0" w:color="auto"/>
            </w:tcBorders>
            <w:shd w:val="clear" w:color="auto" w:fill="auto"/>
            <w:vAlign w:val="center"/>
          </w:tcPr>
          <w:p w:rsidR="00AF76D3" w:rsidRDefault="00AF76D3" w:rsidP="0057675B">
            <w:pPr>
              <w:pStyle w:val="afffffffff2"/>
            </w:pPr>
          </w:p>
        </w:tc>
        <w:tc>
          <w:tcPr>
            <w:tcW w:w="1230" w:type="dxa"/>
            <w:tcBorders>
              <w:top w:val="single" w:sz="8" w:space="0" w:color="auto"/>
            </w:tcBorders>
            <w:shd w:val="clear" w:color="auto" w:fill="auto"/>
            <w:vAlign w:val="center"/>
          </w:tcPr>
          <w:p w:rsidR="00AF76D3" w:rsidRDefault="00AF76D3" w:rsidP="0057675B">
            <w:pPr>
              <w:pStyle w:val="afffffffff2"/>
            </w:pPr>
          </w:p>
        </w:tc>
        <w:tc>
          <w:tcPr>
            <w:tcW w:w="1230" w:type="dxa"/>
            <w:tcBorders>
              <w:top w:val="single" w:sz="8" w:space="0" w:color="auto"/>
            </w:tcBorders>
            <w:shd w:val="clear" w:color="auto" w:fill="auto"/>
            <w:vAlign w:val="center"/>
          </w:tcPr>
          <w:p w:rsidR="00AF76D3" w:rsidRDefault="00AF76D3" w:rsidP="0057675B">
            <w:pPr>
              <w:pStyle w:val="afffffffff2"/>
            </w:pPr>
          </w:p>
        </w:tc>
        <w:tc>
          <w:tcPr>
            <w:tcW w:w="1230" w:type="dxa"/>
            <w:tcBorders>
              <w:top w:val="single" w:sz="8" w:space="0" w:color="auto"/>
            </w:tcBorders>
            <w:shd w:val="clear" w:color="auto" w:fill="auto"/>
            <w:vAlign w:val="center"/>
          </w:tcPr>
          <w:p w:rsidR="00AF76D3" w:rsidRDefault="00AF76D3" w:rsidP="0057675B">
            <w:pPr>
              <w:pStyle w:val="afffffffff2"/>
            </w:pPr>
          </w:p>
        </w:tc>
      </w:tr>
      <w:tr w:rsidR="00AF76D3" w:rsidTr="0057675B">
        <w:trPr>
          <w:jc w:val="center"/>
        </w:trPr>
        <w:tc>
          <w:tcPr>
            <w:tcW w:w="1995" w:type="dxa"/>
            <w:shd w:val="clear" w:color="auto" w:fill="auto"/>
            <w:vAlign w:val="center"/>
          </w:tcPr>
          <w:p w:rsidR="00AF76D3" w:rsidRDefault="00AF76D3" w:rsidP="0057675B">
            <w:pPr>
              <w:pStyle w:val="afffffffff2"/>
              <w:rPr>
                <w:kern w:val="2"/>
                <w:szCs w:val="21"/>
              </w:rPr>
            </w:pPr>
            <w:r>
              <w:t>中文名</w:t>
            </w:r>
            <w:r>
              <w:rPr>
                <w:rFonts w:hint="eastAsia"/>
              </w:rPr>
              <w:t>称</w:t>
            </w:r>
          </w:p>
        </w:tc>
        <w:tc>
          <w:tcPr>
            <w:tcW w:w="1229"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r>
              <w:t>M</w:t>
            </w:r>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r>
      <w:tr w:rsidR="00AF76D3" w:rsidTr="0057675B">
        <w:trPr>
          <w:jc w:val="center"/>
        </w:trPr>
        <w:tc>
          <w:tcPr>
            <w:tcW w:w="1995" w:type="dxa"/>
            <w:shd w:val="clear" w:color="auto" w:fill="auto"/>
            <w:vAlign w:val="center"/>
          </w:tcPr>
          <w:p w:rsidR="00AF76D3" w:rsidRDefault="00AF76D3" w:rsidP="0057675B">
            <w:pPr>
              <w:pStyle w:val="afffffffff2"/>
              <w:rPr>
                <w:kern w:val="2"/>
                <w:szCs w:val="21"/>
              </w:rPr>
            </w:pPr>
            <w:r>
              <w:t>英文名</w:t>
            </w:r>
            <w:r>
              <w:rPr>
                <w:rFonts w:hint="eastAsia"/>
              </w:rPr>
              <w:t>称</w:t>
            </w:r>
          </w:p>
        </w:tc>
        <w:tc>
          <w:tcPr>
            <w:tcW w:w="1229"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r>
              <w:t>M</w:t>
            </w:r>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r>
      <w:tr w:rsidR="00AF76D3" w:rsidTr="0057675B">
        <w:trPr>
          <w:jc w:val="center"/>
        </w:trPr>
        <w:tc>
          <w:tcPr>
            <w:tcW w:w="1995" w:type="dxa"/>
            <w:shd w:val="clear" w:color="auto" w:fill="auto"/>
            <w:vAlign w:val="center"/>
          </w:tcPr>
          <w:p w:rsidR="00AF76D3" w:rsidRDefault="00AF76D3" w:rsidP="0057675B">
            <w:pPr>
              <w:pStyle w:val="afffffffff2"/>
              <w:rPr>
                <w:kern w:val="2"/>
                <w:szCs w:val="21"/>
              </w:rPr>
            </w:pPr>
            <w:r>
              <w:rPr>
                <w:rFonts w:hint="eastAsia"/>
              </w:rPr>
              <w:t>其他语言名称</w:t>
            </w:r>
          </w:p>
        </w:tc>
        <w:tc>
          <w:tcPr>
            <w:tcW w:w="1229"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r>
              <w:t>C</w:t>
            </w:r>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r>
      <w:tr w:rsidR="00AF76D3" w:rsidTr="0057675B">
        <w:trPr>
          <w:jc w:val="center"/>
        </w:trPr>
        <w:tc>
          <w:tcPr>
            <w:tcW w:w="1995" w:type="dxa"/>
            <w:shd w:val="clear" w:color="auto" w:fill="auto"/>
            <w:vAlign w:val="center"/>
          </w:tcPr>
          <w:p w:rsidR="00AF76D3" w:rsidRDefault="00AF76D3" w:rsidP="0057675B">
            <w:pPr>
              <w:pStyle w:val="afffffffff2"/>
              <w:rPr>
                <w:kern w:val="2"/>
                <w:szCs w:val="21"/>
              </w:rPr>
            </w:pPr>
            <w:r w:rsidRPr="00F80E1C">
              <w:rPr>
                <w:rFonts w:hint="eastAsia"/>
              </w:rPr>
              <w:t>定义</w:t>
            </w:r>
          </w:p>
        </w:tc>
        <w:tc>
          <w:tcPr>
            <w:tcW w:w="1229"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r>
              <w:t>M</w:t>
            </w:r>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r>
      <w:tr w:rsidR="00AF76D3" w:rsidTr="0057675B">
        <w:trPr>
          <w:jc w:val="center"/>
        </w:trPr>
        <w:tc>
          <w:tcPr>
            <w:tcW w:w="1995" w:type="dxa"/>
            <w:shd w:val="clear" w:color="auto" w:fill="auto"/>
            <w:vAlign w:val="center"/>
          </w:tcPr>
          <w:p w:rsidR="00AF76D3" w:rsidRDefault="00AF76D3" w:rsidP="0057675B">
            <w:pPr>
              <w:pStyle w:val="afffffffff2"/>
              <w:rPr>
                <w:kern w:val="2"/>
                <w:szCs w:val="21"/>
              </w:rPr>
            </w:pPr>
            <w:r>
              <w:rPr>
                <w:rFonts w:hint="eastAsia"/>
              </w:rPr>
              <w:t>代码缩写</w:t>
            </w:r>
          </w:p>
        </w:tc>
        <w:tc>
          <w:tcPr>
            <w:tcW w:w="1229"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r>
              <w:t>M</w:t>
            </w:r>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r>
      <w:tr w:rsidR="00AF76D3" w:rsidTr="0057675B">
        <w:trPr>
          <w:jc w:val="center"/>
        </w:trPr>
        <w:tc>
          <w:tcPr>
            <w:tcW w:w="1995" w:type="dxa"/>
            <w:shd w:val="clear" w:color="auto" w:fill="auto"/>
            <w:vAlign w:val="center"/>
          </w:tcPr>
          <w:p w:rsidR="00AF76D3" w:rsidRDefault="00AF76D3" w:rsidP="0057675B">
            <w:pPr>
              <w:pStyle w:val="afffffffff2"/>
              <w:rPr>
                <w:kern w:val="2"/>
                <w:szCs w:val="21"/>
              </w:rPr>
            </w:pPr>
            <w:r>
              <w:rPr>
                <w:rFonts w:hint="eastAsia"/>
              </w:rPr>
              <w:t>日历状态</w:t>
            </w:r>
          </w:p>
        </w:tc>
        <w:tc>
          <w:tcPr>
            <w:tcW w:w="1229"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r>
              <w:t>M</w:t>
            </w:r>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r>
      <w:tr w:rsidR="00AF76D3" w:rsidTr="0057675B">
        <w:trPr>
          <w:jc w:val="center"/>
        </w:trPr>
        <w:tc>
          <w:tcPr>
            <w:tcW w:w="1995" w:type="dxa"/>
            <w:shd w:val="clear" w:color="auto" w:fill="auto"/>
            <w:vAlign w:val="center"/>
          </w:tcPr>
          <w:p w:rsidR="00AF76D3" w:rsidRPr="003D05E4" w:rsidRDefault="00AF76D3">
            <w:pPr>
              <w:pStyle w:val="afffffffff2"/>
              <w:rPr>
                <w:vertAlign w:val="superscript"/>
              </w:rPr>
            </w:pPr>
            <w:r w:rsidRPr="003A0AB7">
              <w:rPr>
                <w:rFonts w:hint="eastAsia"/>
              </w:rPr>
              <w:t>日历</w:t>
            </w:r>
            <w:ins w:id="273" w:author="zengqh" w:date="2025-02-14T14:36:00Z">
              <w:r w:rsidR="00C74BDC">
                <w:rPr>
                  <w:rFonts w:hint="eastAsia"/>
                </w:rPr>
                <w:t>起源</w:t>
              </w:r>
            </w:ins>
            <w:del w:id="274" w:author="zengqh" w:date="2025-02-14T14:36:00Z">
              <w:r w:rsidRPr="003A0AB7" w:rsidDel="00C74BDC">
                <w:rPr>
                  <w:rFonts w:hint="eastAsia"/>
                </w:rPr>
                <w:delText>发明</w:delText>
              </w:r>
            </w:del>
            <w:r w:rsidRPr="003A0AB7">
              <w:rPr>
                <w:rFonts w:hint="eastAsia"/>
              </w:rPr>
              <w:t>的国家</w:t>
            </w:r>
            <w:ins w:id="275" w:author="zengqh" w:date="2025-02-14T14:36:00Z">
              <w:r w:rsidR="00C74BDC">
                <w:rPr>
                  <w:rFonts w:hint="eastAsia"/>
                </w:rPr>
                <w:t>或</w:t>
              </w:r>
            </w:ins>
            <w:del w:id="276" w:author="zengqh" w:date="2025-02-14T14:36:00Z">
              <w:r w:rsidRPr="003A0AB7" w:rsidDel="00C74BDC">
                <w:rPr>
                  <w:rFonts w:hint="eastAsia"/>
                </w:rPr>
                <w:delText>和</w:delText>
              </w:r>
            </w:del>
            <w:r w:rsidRPr="003A0AB7">
              <w:rPr>
                <w:rFonts w:hint="eastAsia"/>
              </w:rPr>
              <w:t>地区</w:t>
            </w:r>
            <w:bookmarkStart w:id="277" w:name="脚注"/>
            <w:bookmarkEnd w:id="277"/>
            <w:ins w:id="278" w:author="zengqh" w:date="2025-02-10T14:01:00Z">
              <w:r w:rsidR="0085301A">
                <w:rPr>
                  <w:rFonts w:hint="eastAsia"/>
                  <w:vertAlign w:val="superscript"/>
                </w:rPr>
                <w:t>7</w:t>
              </w:r>
            </w:ins>
            <w:del w:id="279" w:author="zengqh" w:date="2025-02-10T14:01:00Z">
              <w:r w:rsidR="00322B79" w:rsidDel="0085301A">
                <w:rPr>
                  <w:rFonts w:hint="eastAsia"/>
                  <w:vertAlign w:val="superscript"/>
                </w:rPr>
                <w:delText>6</w:delText>
              </w:r>
            </w:del>
          </w:p>
        </w:tc>
        <w:tc>
          <w:tcPr>
            <w:tcW w:w="1229"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del w:id="280" w:author="zengqh" w:date="2025-02-14T14:30:00Z">
              <w:r w:rsidDel="00C74BDC">
                <w:delText>C</w:delText>
              </w:r>
            </w:del>
            <w:ins w:id="281" w:author="zengqh" w:date="2025-02-14T14:30:00Z">
              <w:r w:rsidR="00C74BDC">
                <w:rPr>
                  <w:rFonts w:hint="eastAsia"/>
                </w:rPr>
                <w:t>O</w:t>
              </w:r>
            </w:ins>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r>
      <w:tr w:rsidR="00AF76D3" w:rsidTr="0057675B">
        <w:trPr>
          <w:jc w:val="center"/>
        </w:trPr>
        <w:tc>
          <w:tcPr>
            <w:tcW w:w="1995" w:type="dxa"/>
            <w:shd w:val="clear" w:color="auto" w:fill="auto"/>
            <w:vAlign w:val="center"/>
          </w:tcPr>
          <w:p w:rsidR="00AF76D3" w:rsidRDefault="00AF76D3" w:rsidP="0057675B">
            <w:pPr>
              <w:pStyle w:val="afffffffff2"/>
              <w:rPr>
                <w:kern w:val="2"/>
                <w:szCs w:val="21"/>
              </w:rPr>
            </w:pPr>
            <w:r w:rsidRPr="003A0AB7">
              <w:rPr>
                <w:rFonts w:hint="eastAsia"/>
              </w:rPr>
              <w:t>日历</w:t>
            </w:r>
            <w:del w:id="282" w:author="zengqh" w:date="2025-02-14T14:36:00Z">
              <w:r w:rsidRPr="003A0AB7" w:rsidDel="00C74BDC">
                <w:rPr>
                  <w:rFonts w:hint="eastAsia"/>
                </w:rPr>
                <w:delText>适用</w:delText>
              </w:r>
            </w:del>
            <w:ins w:id="283" w:author="zengqh" w:date="2025-02-14T14:36:00Z">
              <w:r w:rsidR="00C74BDC">
                <w:rPr>
                  <w:rFonts w:hint="eastAsia"/>
                </w:rPr>
                <w:t>行用</w:t>
              </w:r>
            </w:ins>
            <w:r w:rsidRPr="003A0AB7">
              <w:rPr>
                <w:rFonts w:hint="eastAsia"/>
              </w:rPr>
              <w:t>的国家和地区</w:t>
            </w:r>
          </w:p>
        </w:tc>
        <w:tc>
          <w:tcPr>
            <w:tcW w:w="1229"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r>
              <w:t>O</w:t>
            </w:r>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r>
      <w:tr w:rsidR="00AF76D3" w:rsidTr="0057675B">
        <w:trPr>
          <w:jc w:val="center"/>
        </w:trPr>
        <w:tc>
          <w:tcPr>
            <w:tcW w:w="1995" w:type="dxa"/>
            <w:shd w:val="clear" w:color="auto" w:fill="auto"/>
            <w:vAlign w:val="center"/>
          </w:tcPr>
          <w:p w:rsidR="00AF76D3" w:rsidRDefault="00D629C4" w:rsidP="0057675B">
            <w:pPr>
              <w:pStyle w:val="afffffffff2"/>
              <w:rPr>
                <w:kern w:val="2"/>
                <w:szCs w:val="21"/>
              </w:rPr>
            </w:pPr>
            <w:ins w:id="284" w:author="zengqh" w:date="2025-02-14T14:42:00Z">
              <w:r>
                <w:rPr>
                  <w:rFonts w:hint="eastAsia"/>
                </w:rPr>
                <w:t>行用</w:t>
              </w:r>
            </w:ins>
            <w:del w:id="285" w:author="zengqh" w:date="2025-02-14T14:42:00Z">
              <w:r w:rsidR="00AF76D3" w:rsidRPr="003A0AB7" w:rsidDel="00D629C4">
                <w:rPr>
                  <w:rFonts w:hint="eastAsia"/>
                </w:rPr>
                <w:delText>适用</w:delText>
              </w:r>
            </w:del>
            <w:r w:rsidR="00AF76D3" w:rsidRPr="003A0AB7">
              <w:rPr>
                <w:rFonts w:hint="eastAsia"/>
              </w:rPr>
              <w:t>时间</w:t>
            </w:r>
          </w:p>
        </w:tc>
        <w:tc>
          <w:tcPr>
            <w:tcW w:w="1229"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r>
              <w:t>O</w:t>
            </w:r>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c>
          <w:tcPr>
            <w:tcW w:w="1230" w:type="dxa"/>
            <w:shd w:val="clear" w:color="auto" w:fill="auto"/>
            <w:vAlign w:val="center"/>
          </w:tcPr>
          <w:p w:rsidR="00AF76D3" w:rsidRDefault="00AF76D3" w:rsidP="0057675B">
            <w:pPr>
              <w:pStyle w:val="afffffffff2"/>
            </w:pPr>
          </w:p>
        </w:tc>
      </w:tr>
      <w:tr w:rsidR="00AF76D3" w:rsidTr="0057675B">
        <w:trPr>
          <w:jc w:val="center"/>
        </w:trPr>
        <w:tc>
          <w:tcPr>
            <w:tcW w:w="1995" w:type="dxa"/>
            <w:tcBorders>
              <w:bottom w:val="single" w:sz="8" w:space="0" w:color="auto"/>
            </w:tcBorders>
            <w:shd w:val="clear" w:color="auto" w:fill="auto"/>
            <w:vAlign w:val="center"/>
          </w:tcPr>
          <w:p w:rsidR="00AF76D3" w:rsidRDefault="00AF76D3" w:rsidP="0057675B">
            <w:pPr>
              <w:pStyle w:val="afffffffff2"/>
              <w:rPr>
                <w:kern w:val="2"/>
                <w:szCs w:val="21"/>
              </w:rPr>
            </w:pPr>
            <w:r>
              <w:rPr>
                <w:rFonts w:hint="eastAsia"/>
              </w:rPr>
              <w:t>备注</w:t>
            </w:r>
          </w:p>
        </w:tc>
        <w:tc>
          <w:tcPr>
            <w:tcW w:w="1229" w:type="dxa"/>
            <w:tcBorders>
              <w:bottom w:val="single" w:sz="8" w:space="0" w:color="auto"/>
            </w:tcBorders>
            <w:shd w:val="clear" w:color="auto" w:fill="auto"/>
            <w:vAlign w:val="center"/>
          </w:tcPr>
          <w:p w:rsidR="00AF76D3" w:rsidRDefault="00AF76D3" w:rsidP="0057675B">
            <w:pPr>
              <w:pStyle w:val="afffffffff2"/>
            </w:pPr>
          </w:p>
        </w:tc>
        <w:tc>
          <w:tcPr>
            <w:tcW w:w="1230" w:type="dxa"/>
            <w:tcBorders>
              <w:bottom w:val="single" w:sz="8" w:space="0" w:color="auto"/>
            </w:tcBorders>
            <w:shd w:val="clear" w:color="auto" w:fill="auto"/>
            <w:vAlign w:val="center"/>
          </w:tcPr>
          <w:p w:rsidR="00AF76D3" w:rsidRDefault="00AF76D3" w:rsidP="0057675B">
            <w:pPr>
              <w:pStyle w:val="afffffffff2"/>
            </w:pPr>
            <w:r>
              <w:t>O</w:t>
            </w:r>
          </w:p>
        </w:tc>
        <w:tc>
          <w:tcPr>
            <w:tcW w:w="1230" w:type="dxa"/>
            <w:tcBorders>
              <w:bottom w:val="single" w:sz="8" w:space="0" w:color="auto"/>
            </w:tcBorders>
            <w:shd w:val="clear" w:color="auto" w:fill="auto"/>
            <w:vAlign w:val="center"/>
          </w:tcPr>
          <w:p w:rsidR="00AF76D3" w:rsidRDefault="00AF76D3" w:rsidP="0057675B">
            <w:pPr>
              <w:pStyle w:val="afffffffff2"/>
            </w:pPr>
          </w:p>
        </w:tc>
        <w:tc>
          <w:tcPr>
            <w:tcW w:w="1230" w:type="dxa"/>
            <w:tcBorders>
              <w:bottom w:val="single" w:sz="8" w:space="0" w:color="auto"/>
            </w:tcBorders>
            <w:shd w:val="clear" w:color="auto" w:fill="auto"/>
            <w:vAlign w:val="center"/>
          </w:tcPr>
          <w:p w:rsidR="00AF76D3" w:rsidRDefault="00AF76D3" w:rsidP="0057675B">
            <w:pPr>
              <w:pStyle w:val="afffffffff2"/>
            </w:pPr>
          </w:p>
        </w:tc>
        <w:tc>
          <w:tcPr>
            <w:tcW w:w="1230" w:type="dxa"/>
            <w:tcBorders>
              <w:bottom w:val="single" w:sz="8" w:space="0" w:color="auto"/>
            </w:tcBorders>
            <w:shd w:val="clear" w:color="auto" w:fill="auto"/>
            <w:vAlign w:val="center"/>
          </w:tcPr>
          <w:p w:rsidR="00AF76D3" w:rsidRDefault="00AF76D3" w:rsidP="0057675B">
            <w:pPr>
              <w:pStyle w:val="afffffffff2"/>
            </w:pPr>
          </w:p>
        </w:tc>
        <w:tc>
          <w:tcPr>
            <w:tcW w:w="1230" w:type="dxa"/>
            <w:tcBorders>
              <w:bottom w:val="single" w:sz="8" w:space="0" w:color="auto"/>
            </w:tcBorders>
            <w:shd w:val="clear" w:color="auto" w:fill="auto"/>
            <w:vAlign w:val="center"/>
          </w:tcPr>
          <w:p w:rsidR="00AF76D3" w:rsidRDefault="00AF76D3" w:rsidP="0057675B">
            <w:pPr>
              <w:pStyle w:val="afffffffff2"/>
            </w:pPr>
          </w:p>
        </w:tc>
      </w:tr>
      <w:tr w:rsidR="00892086" w:rsidTr="0057675B">
        <w:trPr>
          <w:jc w:val="center"/>
        </w:trPr>
        <w:tc>
          <w:tcPr>
            <w:tcW w:w="9374" w:type="dxa"/>
            <w:gridSpan w:val="7"/>
            <w:tcBorders>
              <w:top w:val="single" w:sz="8" w:space="0" w:color="auto"/>
              <w:bottom w:val="single" w:sz="8" w:space="0" w:color="auto"/>
            </w:tcBorders>
            <w:shd w:val="clear" w:color="auto" w:fill="auto"/>
            <w:vAlign w:val="center"/>
          </w:tcPr>
          <w:p w:rsidR="0085301A" w:rsidRPr="007E651D" w:rsidRDefault="0085301A" w:rsidP="007E651D">
            <w:pPr>
              <w:pStyle w:val="a5"/>
              <w:rPr>
                <w:ins w:id="286" w:author="zengqh" w:date="2025-02-10T14:01:00Z"/>
              </w:rPr>
            </w:pPr>
            <w:ins w:id="287" w:author="zengqh" w:date="2025-02-10T14:01:00Z">
              <w:r w:rsidRPr="007E651D">
                <w:rPr>
                  <w:rFonts w:hint="eastAsia"/>
                </w:rPr>
                <w:t>定义或说明</w:t>
              </w:r>
            </w:ins>
            <w:ins w:id="288" w:author="zengqh" w:date="2025-02-10T14:39:00Z">
              <w:r w:rsidR="007E651D">
                <w:rPr>
                  <w:rFonts w:hint="eastAsia"/>
                </w:rPr>
                <w:t>见本</w:t>
              </w:r>
            </w:ins>
            <w:ins w:id="289" w:author="zengqh" w:date="2025-02-10T14:40:00Z">
              <w:r w:rsidR="007E651D">
                <w:rPr>
                  <w:rFonts w:hint="eastAsia"/>
                </w:rPr>
                <w:t>文件</w:t>
              </w:r>
            </w:ins>
            <w:ins w:id="290" w:author="zengqh" w:date="2025-02-10T14:39:00Z">
              <w:r w:rsidR="007E651D" w:rsidRPr="007E651D">
                <w:rPr>
                  <w:rFonts w:hint="eastAsia"/>
                </w:rPr>
                <w:t>5.2～5.12</w:t>
              </w:r>
              <w:r w:rsidR="007E651D">
                <w:rPr>
                  <w:rFonts w:hint="eastAsia"/>
                </w:rPr>
                <w:t>。</w:t>
              </w:r>
            </w:ins>
          </w:p>
          <w:p w:rsidR="003C48EA" w:rsidRPr="0057675B" w:rsidRDefault="006B7E6E">
            <w:pPr>
              <w:pStyle w:val="a5"/>
            </w:pPr>
            <w:r>
              <w:rPr>
                <w:rFonts w:hint="eastAsia"/>
              </w:rPr>
              <w:t>约束</w:t>
            </w:r>
            <w:r w:rsidR="003C48EA">
              <w:rPr>
                <w:rFonts w:hint="eastAsia"/>
              </w:rPr>
              <w:t>用</w:t>
            </w:r>
            <w:r w:rsidR="00DF7605">
              <w:rPr>
                <w:rFonts w:hint="eastAsia"/>
              </w:rPr>
              <w:t>“</w:t>
            </w:r>
            <w:r w:rsidR="003C48EA">
              <w:rPr>
                <w:rFonts w:hint="eastAsia"/>
              </w:rPr>
              <w:t>M</w:t>
            </w:r>
            <w:r w:rsidR="00DF7605">
              <w:rPr>
                <w:rFonts w:hint="eastAsia"/>
              </w:rPr>
              <w:t>”</w:t>
            </w:r>
            <w:r w:rsidR="003C48EA">
              <w:rPr>
                <w:rFonts w:hint="eastAsia"/>
              </w:rPr>
              <w:t>、</w:t>
            </w:r>
            <w:r w:rsidR="00DF7605">
              <w:rPr>
                <w:rFonts w:hint="eastAsia"/>
              </w:rPr>
              <w:t>“</w:t>
            </w:r>
            <w:r w:rsidR="003C48EA">
              <w:rPr>
                <w:rFonts w:hint="eastAsia"/>
              </w:rPr>
              <w:t>C</w:t>
            </w:r>
            <w:r w:rsidR="00DF7605">
              <w:rPr>
                <w:rFonts w:hint="eastAsia"/>
              </w:rPr>
              <w:t>”</w:t>
            </w:r>
            <w:r w:rsidR="003C48EA">
              <w:rPr>
                <w:rFonts w:hint="eastAsia"/>
              </w:rPr>
              <w:t>或</w:t>
            </w:r>
            <w:r w:rsidR="00DF7605">
              <w:rPr>
                <w:rFonts w:hint="eastAsia"/>
              </w:rPr>
              <w:t>“</w:t>
            </w:r>
            <w:r w:rsidR="003C48EA">
              <w:rPr>
                <w:rFonts w:hint="eastAsia"/>
              </w:rPr>
              <w:t>O</w:t>
            </w:r>
            <w:r w:rsidR="00DF7605">
              <w:rPr>
                <w:rFonts w:hint="eastAsia"/>
              </w:rPr>
              <w:t>”</w:t>
            </w:r>
            <w:r w:rsidR="003C48EA">
              <w:rPr>
                <w:rFonts w:hint="eastAsia"/>
              </w:rPr>
              <w:t>表示</w:t>
            </w:r>
            <w:r w:rsidR="00444BB3">
              <w:rPr>
                <w:rFonts w:hint="eastAsia"/>
              </w:rPr>
              <w:t>。其中，</w:t>
            </w:r>
            <w:r w:rsidR="00DF7605">
              <w:rPr>
                <w:rFonts w:hint="eastAsia"/>
              </w:rPr>
              <w:t>“</w:t>
            </w:r>
            <w:r w:rsidR="00444BB3">
              <w:rPr>
                <w:rFonts w:hint="eastAsia"/>
              </w:rPr>
              <w:t>M</w:t>
            </w:r>
            <w:r w:rsidR="00DF7605">
              <w:rPr>
                <w:rFonts w:hint="eastAsia"/>
              </w:rPr>
              <w:t>”</w:t>
            </w:r>
            <w:r w:rsidR="00444BB3">
              <w:rPr>
                <w:rFonts w:hint="eastAsia"/>
              </w:rPr>
              <w:t>为必选，</w:t>
            </w:r>
            <w:r w:rsidR="00DF7605">
              <w:rPr>
                <w:rFonts w:hint="eastAsia"/>
              </w:rPr>
              <w:t>“</w:t>
            </w:r>
            <w:r w:rsidR="00444BB3">
              <w:rPr>
                <w:rFonts w:hint="eastAsia"/>
              </w:rPr>
              <w:t>C</w:t>
            </w:r>
            <w:r w:rsidR="00DF7605">
              <w:rPr>
                <w:rFonts w:hint="eastAsia"/>
              </w:rPr>
              <w:t>”</w:t>
            </w:r>
            <w:r w:rsidR="00444BB3">
              <w:rPr>
                <w:rFonts w:hint="eastAsia"/>
              </w:rPr>
              <w:t>为条件</w:t>
            </w:r>
            <w:r>
              <w:rPr>
                <w:rFonts w:hint="eastAsia"/>
              </w:rPr>
              <w:t>必</w:t>
            </w:r>
            <w:r w:rsidR="00444BB3">
              <w:rPr>
                <w:rFonts w:hint="eastAsia"/>
              </w:rPr>
              <w:t>选，</w:t>
            </w:r>
            <w:r w:rsidR="00DF7605">
              <w:rPr>
                <w:rFonts w:hint="eastAsia"/>
              </w:rPr>
              <w:t>“</w:t>
            </w:r>
            <w:r w:rsidR="00444BB3">
              <w:rPr>
                <w:rFonts w:hint="eastAsia"/>
              </w:rPr>
              <w:t>O</w:t>
            </w:r>
            <w:r w:rsidR="00DF7605">
              <w:rPr>
                <w:rFonts w:hint="eastAsia"/>
              </w:rPr>
              <w:t>”</w:t>
            </w:r>
            <w:r w:rsidR="00444BB3">
              <w:rPr>
                <w:rFonts w:hint="eastAsia"/>
              </w:rPr>
              <w:t>为可选。</w:t>
            </w:r>
          </w:p>
          <w:p w:rsidR="006C39A2" w:rsidRPr="00394E13" w:rsidRDefault="006C39A2" w:rsidP="00394E13">
            <w:pPr>
              <w:pStyle w:val="a5"/>
              <w:rPr>
                <w:kern w:val="2"/>
                <w:szCs w:val="21"/>
              </w:rPr>
            </w:pPr>
            <w:r>
              <w:rPr>
                <w:rFonts w:hint="eastAsia"/>
                <w:kern w:val="2"/>
                <w:szCs w:val="21"/>
              </w:rPr>
              <w:t>最大出现次数为</w:t>
            </w:r>
            <w:r w:rsidR="00DF7605">
              <w:rPr>
                <w:rFonts w:hint="eastAsia"/>
                <w:kern w:val="2"/>
                <w:szCs w:val="21"/>
              </w:rPr>
              <w:t>对应</w:t>
            </w:r>
            <w:r>
              <w:rPr>
                <w:rFonts w:hint="eastAsia"/>
                <w:kern w:val="2"/>
                <w:szCs w:val="21"/>
              </w:rPr>
              <w:t>元素可以有的实例的最大数目</w:t>
            </w:r>
            <w:r w:rsidR="00DF7605">
              <w:rPr>
                <w:rFonts w:hint="eastAsia"/>
                <w:kern w:val="2"/>
                <w:szCs w:val="21"/>
              </w:rPr>
              <w:t>，如“1”</w:t>
            </w:r>
            <w:r w:rsidR="00FC3041">
              <w:rPr>
                <w:rFonts w:hint="eastAsia"/>
                <w:kern w:val="2"/>
                <w:szCs w:val="21"/>
              </w:rPr>
              <w:t>，</w:t>
            </w:r>
            <w:r w:rsidR="00DF7605">
              <w:rPr>
                <w:rFonts w:hint="eastAsia"/>
                <w:kern w:val="2"/>
                <w:szCs w:val="21"/>
              </w:rPr>
              <w:t>“2”</w:t>
            </w:r>
            <w:r w:rsidR="00FC3041">
              <w:rPr>
                <w:rFonts w:hint="eastAsia"/>
                <w:kern w:val="2"/>
                <w:szCs w:val="21"/>
              </w:rPr>
              <w:t>，……，</w:t>
            </w:r>
            <w:r w:rsidR="00DF7605">
              <w:rPr>
                <w:rFonts w:hint="eastAsia"/>
                <w:kern w:val="2"/>
                <w:szCs w:val="21"/>
              </w:rPr>
              <w:t>“N”等</w:t>
            </w:r>
            <w:r>
              <w:rPr>
                <w:rFonts w:hint="eastAsia"/>
                <w:kern w:val="2"/>
                <w:szCs w:val="21"/>
              </w:rPr>
              <w:t>。</w:t>
            </w:r>
          </w:p>
          <w:p w:rsidR="003C48EA" w:rsidRPr="0057675B" w:rsidRDefault="00490BAD" w:rsidP="00490BAD">
            <w:pPr>
              <w:pStyle w:val="a5"/>
              <w:rPr>
                <w:kern w:val="2"/>
                <w:szCs w:val="21"/>
              </w:rPr>
            </w:pPr>
            <w:ins w:id="291" w:author="zengqh" w:date="2025-02-08T09:46:00Z">
              <w:r w:rsidRPr="00490BAD">
                <w:rPr>
                  <w:rFonts w:hint="eastAsia"/>
                </w:rPr>
                <w:t>数据类型应根据定义或说明内容填写为字符型、数值型或日期型，相应表示方法和说明见表2</w:t>
              </w:r>
            </w:ins>
            <w:del w:id="292" w:author="zengqh" w:date="2025-02-08T09:46:00Z">
              <w:r w:rsidR="003C48EA" w:rsidRPr="0057675B" w:rsidDel="00490BAD">
                <w:rPr>
                  <w:rFonts w:hint="eastAsia"/>
                </w:rPr>
                <w:delText>数据类型</w:delText>
              </w:r>
              <w:r w:rsidR="00A368B8" w:rsidRPr="0057675B" w:rsidDel="00490BAD">
                <w:rPr>
                  <w:rFonts w:hint="eastAsia"/>
                </w:rPr>
                <w:delText>用表2</w:delText>
              </w:r>
              <w:r w:rsidR="003573A0" w:rsidDel="00490BAD">
                <w:rPr>
                  <w:rFonts w:hint="eastAsia"/>
                </w:rPr>
                <w:delText>选项</w:delText>
              </w:r>
              <w:r w:rsidR="00A368B8" w:rsidRPr="0057675B" w:rsidDel="00490BAD">
                <w:rPr>
                  <w:rFonts w:hint="eastAsia"/>
                </w:rPr>
                <w:delText>表示</w:delText>
              </w:r>
              <w:r w:rsidR="003C48EA" w:rsidRPr="0057675B" w:rsidDel="00490BAD">
                <w:rPr>
                  <w:rFonts w:hint="eastAsia"/>
                </w:rPr>
                <w:delText>。</w:delText>
              </w:r>
            </w:del>
            <w:ins w:id="293" w:author="zengqh" w:date="2025-02-08T09:46:00Z">
              <w:r>
                <w:rPr>
                  <w:rFonts w:hint="eastAsia"/>
                </w:rPr>
                <w:t>。</w:t>
              </w:r>
            </w:ins>
          </w:p>
          <w:p w:rsidR="00892086" w:rsidRDefault="003C48EA" w:rsidP="00394E13">
            <w:pPr>
              <w:pStyle w:val="a5"/>
            </w:pPr>
            <w:r w:rsidRPr="0057675B">
              <w:rPr>
                <w:rFonts w:hint="eastAsia"/>
              </w:rPr>
              <w:t>数据格式</w:t>
            </w:r>
            <w:r w:rsidR="00A368B8" w:rsidRPr="0057675B">
              <w:rPr>
                <w:rFonts w:hint="eastAsia"/>
              </w:rPr>
              <w:t>用表3</w:t>
            </w:r>
            <w:r w:rsidR="003573A0">
              <w:rPr>
                <w:rFonts w:hint="eastAsia"/>
              </w:rPr>
              <w:t>选项</w:t>
            </w:r>
            <w:r w:rsidR="00A368B8" w:rsidRPr="0057675B">
              <w:rPr>
                <w:rFonts w:hint="eastAsia"/>
              </w:rPr>
              <w:t>表示</w:t>
            </w:r>
            <w:r w:rsidRPr="0057675B">
              <w:rPr>
                <w:rFonts w:hint="eastAsia"/>
              </w:rPr>
              <w:t>。</w:t>
            </w:r>
          </w:p>
          <w:p w:rsidR="006C39A2" w:rsidRDefault="006C39A2" w:rsidP="00394E13">
            <w:pPr>
              <w:pStyle w:val="a5"/>
            </w:pPr>
            <w:r>
              <w:t>值域</w:t>
            </w:r>
            <w:r w:rsidR="00DF4EC6">
              <w:rPr>
                <w:rFonts w:hint="eastAsia"/>
              </w:rPr>
              <w:t>为</w:t>
            </w:r>
            <w:r w:rsidR="00FC3041">
              <w:rPr>
                <w:rFonts w:hint="eastAsia"/>
              </w:rPr>
              <w:t>对应元素</w:t>
            </w:r>
            <w:r w:rsidR="00DF4EC6">
              <w:rPr>
                <w:rFonts w:hint="eastAsia"/>
              </w:rPr>
              <w:t>中所规定的数据类型、数据格式而决定的允许值的集合</w:t>
            </w:r>
            <w:r>
              <w:t>。</w:t>
            </w:r>
          </w:p>
          <w:p w:rsidR="00322B79" w:rsidRPr="0057675B" w:rsidRDefault="00322B79">
            <w:pPr>
              <w:pStyle w:val="a5"/>
            </w:pPr>
            <w:r>
              <w:rPr>
                <w:rFonts w:hint="eastAsia"/>
              </w:rPr>
              <w:t>国家</w:t>
            </w:r>
            <w:ins w:id="294" w:author="zengqh" w:date="2025-02-26T15:54:00Z">
              <w:r w:rsidR="00CB6F36">
                <w:rPr>
                  <w:rFonts w:hint="eastAsia"/>
                </w:rPr>
                <w:t>、</w:t>
              </w:r>
            </w:ins>
            <w:del w:id="295" w:author="zengqh" w:date="2025-02-26T15:54:00Z">
              <w:r w:rsidDel="00CB6F36">
                <w:rPr>
                  <w:rFonts w:hint="eastAsia"/>
                </w:rPr>
                <w:delText>和</w:delText>
              </w:r>
            </w:del>
            <w:r>
              <w:rPr>
                <w:rFonts w:hint="eastAsia"/>
              </w:rPr>
              <w:t>地区</w:t>
            </w:r>
            <w:r w:rsidRPr="00322B79">
              <w:rPr>
                <w:rFonts w:hint="eastAsia"/>
              </w:rPr>
              <w:t>由</w:t>
            </w:r>
            <w:del w:id="296" w:author="zengqh" w:date="2025-02-21T10:37:00Z">
              <w:r w:rsidRPr="00322B79" w:rsidDel="00015DD0">
                <w:rPr>
                  <w:rFonts w:hint="eastAsia"/>
                </w:rPr>
                <w:delText>3</w:delText>
              </w:r>
            </w:del>
            <w:ins w:id="297" w:author="zengqh" w:date="2025-02-21T10:37:00Z">
              <w:r w:rsidR="00015DD0">
                <w:rPr>
                  <w:rFonts w:hint="eastAsia"/>
                </w:rPr>
                <w:t>2</w:t>
              </w:r>
            </w:ins>
            <w:r w:rsidRPr="00322B79">
              <w:rPr>
                <w:rFonts w:hint="eastAsia"/>
              </w:rPr>
              <w:t>位</w:t>
            </w:r>
            <w:del w:id="298" w:author="zengqh" w:date="2025-02-21T10:37:00Z">
              <w:r w:rsidRPr="00322B79" w:rsidDel="00015DD0">
                <w:rPr>
                  <w:rFonts w:hint="eastAsia"/>
                </w:rPr>
                <w:delText>数字</w:delText>
              </w:r>
            </w:del>
            <w:ins w:id="299" w:author="zengqh" w:date="2025-02-21T10:37:00Z">
              <w:r w:rsidR="00015DD0">
                <w:rPr>
                  <w:rFonts w:hint="eastAsia"/>
                </w:rPr>
                <w:t>字母</w:t>
              </w:r>
            </w:ins>
            <w:r w:rsidRPr="00322B79">
              <w:rPr>
                <w:rFonts w:hint="eastAsia"/>
              </w:rPr>
              <w:t>代码表示，与GB/T 2659.1</w:t>
            </w:r>
            <w:ins w:id="300" w:author="zengqh" w:date="2025-02-10T09:53:00Z">
              <w:r w:rsidR="008A6965">
                <w:rPr>
                  <w:rFonts w:hint="eastAsia"/>
                </w:rPr>
                <w:t>—</w:t>
              </w:r>
            </w:ins>
            <w:del w:id="301" w:author="zengqh" w:date="2025-02-10T09:53:00Z">
              <w:r w:rsidRPr="00322B79" w:rsidDel="008A6965">
                <w:rPr>
                  <w:rFonts w:hint="eastAsia"/>
                </w:rPr>
                <w:delText>-</w:delText>
              </w:r>
            </w:del>
            <w:r w:rsidRPr="00322B79">
              <w:rPr>
                <w:rFonts w:hint="eastAsia"/>
              </w:rPr>
              <w:t>2022表1</w:t>
            </w:r>
            <w:ins w:id="302" w:author="zengqh" w:date="2025-02-26T15:54:00Z">
              <w:r w:rsidR="00CB6F36">
                <w:rPr>
                  <w:rFonts w:hint="eastAsia"/>
                </w:rPr>
                <w:t>第3列</w:t>
              </w:r>
            </w:ins>
            <w:del w:id="303" w:author="zengqh" w:date="2025-02-26T15:55:00Z">
              <w:r w:rsidDel="00CB6F36">
                <w:rPr>
                  <w:rFonts w:hint="eastAsia"/>
                </w:rPr>
                <w:delText>中的</w:delText>
              </w:r>
            </w:del>
            <w:del w:id="304" w:author="zengqh" w:date="2025-02-18T14:36:00Z">
              <w:r w:rsidDel="00AD2C50">
                <w:rPr>
                  <w:rFonts w:hint="eastAsia"/>
                </w:rPr>
                <w:delText>阿拉伯数字</w:delText>
              </w:r>
            </w:del>
            <w:del w:id="305" w:author="zengqh" w:date="2025-02-26T15:55:00Z">
              <w:r w:rsidDel="00CB6F36">
                <w:rPr>
                  <w:rFonts w:hint="eastAsia"/>
                </w:rPr>
                <w:delText>代码</w:delText>
              </w:r>
            </w:del>
            <w:r>
              <w:rPr>
                <w:rFonts w:hint="eastAsia"/>
              </w:rPr>
              <w:t>相符，如</w:t>
            </w:r>
            <w:r w:rsidRPr="00322B79">
              <w:rPr>
                <w:rFonts w:hint="eastAsia"/>
              </w:rPr>
              <w:t>“中国”</w:t>
            </w:r>
            <w:ins w:id="306" w:author="zengqh" w:date="2025-02-21T10:37:00Z">
              <w:r w:rsidR="00015DD0">
                <w:rPr>
                  <w:rFonts w:hint="eastAsia"/>
                </w:rPr>
                <w:t>的</w:t>
              </w:r>
            </w:ins>
            <w:r w:rsidRPr="00322B79">
              <w:rPr>
                <w:rFonts w:hint="eastAsia"/>
              </w:rPr>
              <w:t>代码固定采用</w:t>
            </w:r>
            <w:commentRangeStart w:id="307"/>
            <w:r w:rsidRPr="00322B79">
              <w:rPr>
                <w:rFonts w:hint="eastAsia"/>
              </w:rPr>
              <w:t>“</w:t>
            </w:r>
            <w:del w:id="308" w:author="zengqh" w:date="2025-02-14T13:24:00Z">
              <w:r w:rsidRPr="00322B79" w:rsidDel="00F76E33">
                <w:rPr>
                  <w:rFonts w:hint="eastAsia"/>
                </w:rPr>
                <w:delText>156</w:delText>
              </w:r>
            </w:del>
            <w:ins w:id="309" w:author="zengqh" w:date="2025-02-14T14:28:00Z">
              <w:r w:rsidR="00C74BDC">
                <w:rPr>
                  <w:rFonts w:hint="eastAsia"/>
                </w:rPr>
                <w:t>CN</w:t>
              </w:r>
            </w:ins>
            <w:r w:rsidRPr="00322B79">
              <w:rPr>
                <w:rFonts w:hint="eastAsia"/>
              </w:rPr>
              <w:t>”</w:t>
            </w:r>
            <w:commentRangeEnd w:id="307"/>
            <w:r w:rsidR="004E3863">
              <w:rPr>
                <w:rStyle w:val="afffffffffff3"/>
                <w:rFonts w:ascii="Calibri" w:hAnsi="Calibri"/>
                <w:kern w:val="2"/>
              </w:rPr>
              <w:commentReference w:id="307"/>
            </w:r>
            <w:del w:id="310" w:author="zengqh" w:date="2025-02-08T09:46:00Z">
              <w:r w:rsidRPr="00322B79" w:rsidDel="00490BAD">
                <w:rPr>
                  <w:rFonts w:hint="eastAsia"/>
                </w:rPr>
                <w:delText>，</w:delText>
              </w:r>
              <w:r w:rsidRPr="0057675B" w:rsidDel="00490BAD">
                <w:rPr>
                  <w:rFonts w:hint="eastAsia"/>
                </w:rPr>
                <w:delText xml:space="preserve"> </w:delText>
              </w:r>
            </w:del>
            <w:ins w:id="311" w:author="zengqh" w:date="2025-02-08T09:46:00Z">
              <w:r w:rsidR="00490BAD">
                <w:rPr>
                  <w:rFonts w:hint="eastAsia"/>
                </w:rPr>
                <w:t>。</w:t>
              </w:r>
            </w:ins>
          </w:p>
        </w:tc>
      </w:tr>
    </w:tbl>
    <w:p w:rsidR="003573A0" w:rsidRDefault="003573A0" w:rsidP="0057675B">
      <w:pPr>
        <w:pStyle w:val="aff2"/>
        <w:spacing w:before="156" w:after="156"/>
      </w:pPr>
      <w:bookmarkStart w:id="312" w:name="_Toc171426774"/>
      <w:r>
        <w:rPr>
          <w:rFonts w:hint="eastAsia"/>
        </w:rPr>
        <w:t>数据类型</w:t>
      </w:r>
      <w:commentRangeStart w:id="313"/>
      <w:r>
        <w:rPr>
          <w:rFonts w:hint="eastAsia"/>
        </w:rPr>
        <w:t>表示</w:t>
      </w:r>
      <w:commentRangeEnd w:id="313"/>
      <w:r w:rsidR="004E3863">
        <w:rPr>
          <w:rStyle w:val="afffffffffff3"/>
          <w:rFonts w:ascii="Calibri" w:eastAsia="宋体" w:hAnsi="Calibri"/>
          <w:kern w:val="2"/>
        </w:rPr>
        <w:commentReference w:id="313"/>
      </w:r>
      <w:r>
        <w:rPr>
          <w:rFonts w:hint="eastAsia"/>
        </w:rPr>
        <w:t>方法</w:t>
      </w:r>
    </w:p>
    <w:tbl>
      <w:tblPr>
        <w:tblStyle w:val="afffffffff5"/>
        <w:tblW w:w="0" w:type="auto"/>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1564"/>
        <w:gridCol w:w="1565"/>
        <w:gridCol w:w="6245"/>
      </w:tblGrid>
      <w:tr w:rsidR="003573A0" w:rsidTr="0057675B">
        <w:trPr>
          <w:tblHeader/>
          <w:jc w:val="center"/>
        </w:trPr>
        <w:tc>
          <w:tcPr>
            <w:tcW w:w="1564" w:type="dxa"/>
            <w:tcBorders>
              <w:top w:val="single" w:sz="8" w:space="0" w:color="auto"/>
              <w:bottom w:val="single" w:sz="8" w:space="0" w:color="auto"/>
            </w:tcBorders>
            <w:shd w:val="clear" w:color="auto" w:fill="auto"/>
            <w:vAlign w:val="center"/>
          </w:tcPr>
          <w:p w:rsidR="003573A0" w:rsidRDefault="003573A0" w:rsidP="0057675B">
            <w:pPr>
              <w:pStyle w:val="afffffffff2"/>
            </w:pPr>
            <w:r>
              <w:rPr>
                <w:rFonts w:hint="eastAsia"/>
              </w:rPr>
              <w:t>数据类型</w:t>
            </w:r>
          </w:p>
        </w:tc>
        <w:tc>
          <w:tcPr>
            <w:tcW w:w="1565" w:type="dxa"/>
            <w:tcBorders>
              <w:top w:val="single" w:sz="8" w:space="0" w:color="auto"/>
              <w:bottom w:val="single" w:sz="8" w:space="0" w:color="auto"/>
            </w:tcBorders>
            <w:shd w:val="clear" w:color="auto" w:fill="auto"/>
            <w:vAlign w:val="center"/>
          </w:tcPr>
          <w:p w:rsidR="003573A0" w:rsidRDefault="003573A0" w:rsidP="0057675B">
            <w:pPr>
              <w:pStyle w:val="afffffffff2"/>
            </w:pPr>
            <w:r>
              <w:rPr>
                <w:rFonts w:hint="eastAsia"/>
              </w:rPr>
              <w:t>表示方法</w:t>
            </w:r>
          </w:p>
        </w:tc>
        <w:tc>
          <w:tcPr>
            <w:tcW w:w="6245" w:type="dxa"/>
            <w:tcBorders>
              <w:top w:val="single" w:sz="8" w:space="0" w:color="auto"/>
              <w:bottom w:val="single" w:sz="8" w:space="0" w:color="auto"/>
            </w:tcBorders>
            <w:shd w:val="clear" w:color="auto" w:fill="auto"/>
            <w:vAlign w:val="center"/>
          </w:tcPr>
          <w:p w:rsidR="003573A0" w:rsidRDefault="003573A0" w:rsidP="0057675B">
            <w:pPr>
              <w:pStyle w:val="afffffffff2"/>
            </w:pPr>
            <w:r>
              <w:rPr>
                <w:rFonts w:hint="eastAsia"/>
              </w:rPr>
              <w:t>说明</w:t>
            </w:r>
          </w:p>
        </w:tc>
      </w:tr>
      <w:tr w:rsidR="003573A0" w:rsidTr="0057675B">
        <w:trPr>
          <w:jc w:val="center"/>
        </w:trPr>
        <w:tc>
          <w:tcPr>
            <w:tcW w:w="1564" w:type="dxa"/>
            <w:tcBorders>
              <w:top w:val="single" w:sz="8" w:space="0" w:color="auto"/>
            </w:tcBorders>
            <w:shd w:val="clear" w:color="auto" w:fill="auto"/>
            <w:vAlign w:val="center"/>
          </w:tcPr>
          <w:p w:rsidR="003573A0" w:rsidRDefault="003573A0" w:rsidP="0057675B">
            <w:pPr>
              <w:pStyle w:val="afffffffff2"/>
            </w:pPr>
            <w:r>
              <w:rPr>
                <w:rFonts w:hint="eastAsia"/>
              </w:rPr>
              <w:t>字符型</w:t>
            </w:r>
          </w:p>
        </w:tc>
        <w:tc>
          <w:tcPr>
            <w:tcW w:w="1565" w:type="dxa"/>
            <w:tcBorders>
              <w:top w:val="single" w:sz="8" w:space="0" w:color="auto"/>
            </w:tcBorders>
            <w:shd w:val="clear" w:color="auto" w:fill="auto"/>
            <w:vAlign w:val="center"/>
          </w:tcPr>
          <w:p w:rsidR="003573A0" w:rsidRDefault="003573A0" w:rsidP="0057675B">
            <w:pPr>
              <w:pStyle w:val="afffffffff2"/>
            </w:pPr>
            <w:r>
              <w:rPr>
                <w:rFonts w:hint="eastAsia"/>
              </w:rPr>
              <w:t>C</w:t>
            </w:r>
          </w:p>
        </w:tc>
        <w:tc>
          <w:tcPr>
            <w:tcW w:w="6245" w:type="dxa"/>
            <w:tcBorders>
              <w:top w:val="single" w:sz="8" w:space="0" w:color="auto"/>
            </w:tcBorders>
            <w:shd w:val="clear" w:color="auto" w:fill="auto"/>
            <w:vAlign w:val="center"/>
          </w:tcPr>
          <w:p w:rsidR="003573A0" w:rsidRDefault="00B8781F" w:rsidP="0057675B">
            <w:pPr>
              <w:pStyle w:val="afffffffff2"/>
            </w:pPr>
            <w:r>
              <w:rPr>
                <w:rFonts w:hint="eastAsia"/>
              </w:rPr>
              <w:t>由字母、数字、汉字、特殊字符组成的数据类型</w:t>
            </w:r>
          </w:p>
        </w:tc>
      </w:tr>
      <w:tr w:rsidR="003573A0" w:rsidTr="0057675B">
        <w:trPr>
          <w:jc w:val="center"/>
        </w:trPr>
        <w:tc>
          <w:tcPr>
            <w:tcW w:w="1564" w:type="dxa"/>
            <w:shd w:val="clear" w:color="auto" w:fill="auto"/>
            <w:vAlign w:val="center"/>
          </w:tcPr>
          <w:p w:rsidR="003573A0" w:rsidRDefault="003573A0" w:rsidP="0057675B">
            <w:pPr>
              <w:pStyle w:val="afffffffff2"/>
            </w:pPr>
            <w:r>
              <w:rPr>
                <w:rFonts w:hint="eastAsia"/>
              </w:rPr>
              <w:t>数值型</w:t>
            </w:r>
          </w:p>
        </w:tc>
        <w:tc>
          <w:tcPr>
            <w:tcW w:w="1565" w:type="dxa"/>
            <w:shd w:val="clear" w:color="auto" w:fill="auto"/>
            <w:vAlign w:val="center"/>
          </w:tcPr>
          <w:p w:rsidR="003573A0" w:rsidRDefault="003573A0" w:rsidP="0057675B">
            <w:pPr>
              <w:pStyle w:val="afffffffff2"/>
            </w:pPr>
            <w:r>
              <w:rPr>
                <w:rFonts w:hint="eastAsia"/>
              </w:rPr>
              <w:t>N</w:t>
            </w:r>
          </w:p>
        </w:tc>
        <w:tc>
          <w:tcPr>
            <w:tcW w:w="6245" w:type="dxa"/>
            <w:shd w:val="clear" w:color="auto" w:fill="auto"/>
            <w:vAlign w:val="center"/>
          </w:tcPr>
          <w:p w:rsidR="003573A0" w:rsidRDefault="00B8781F" w:rsidP="0057675B">
            <w:pPr>
              <w:pStyle w:val="afffffffff2"/>
            </w:pPr>
            <w:r>
              <w:rPr>
                <w:rFonts w:hint="eastAsia"/>
              </w:rPr>
              <w:t>通过从“0”到“9”数字形式表达的值的类型</w:t>
            </w:r>
          </w:p>
        </w:tc>
      </w:tr>
      <w:tr w:rsidR="003573A0" w:rsidTr="0057675B">
        <w:trPr>
          <w:jc w:val="center"/>
        </w:trPr>
        <w:tc>
          <w:tcPr>
            <w:tcW w:w="1564" w:type="dxa"/>
            <w:shd w:val="clear" w:color="auto" w:fill="auto"/>
            <w:vAlign w:val="center"/>
          </w:tcPr>
          <w:p w:rsidR="003573A0" w:rsidRPr="00394E13" w:rsidRDefault="003573A0" w:rsidP="00394E13">
            <w:pPr>
              <w:pStyle w:val="afffffffff2"/>
              <w:adjustRightInd w:val="0"/>
              <w:snapToGrid w:val="0"/>
            </w:pPr>
            <w:r w:rsidRPr="00394E13">
              <w:rPr>
                <w:rFonts w:hint="eastAsia"/>
              </w:rPr>
              <w:t>日期型</w:t>
            </w:r>
          </w:p>
        </w:tc>
        <w:tc>
          <w:tcPr>
            <w:tcW w:w="1565" w:type="dxa"/>
            <w:shd w:val="clear" w:color="auto" w:fill="auto"/>
            <w:vAlign w:val="center"/>
          </w:tcPr>
          <w:p w:rsidR="003573A0" w:rsidRPr="00394E13" w:rsidRDefault="003573A0" w:rsidP="00394E13">
            <w:pPr>
              <w:pStyle w:val="afffffffff2"/>
              <w:adjustRightInd w:val="0"/>
              <w:snapToGrid w:val="0"/>
            </w:pPr>
            <w:r w:rsidRPr="00394E13">
              <w:t>YYYY</w:t>
            </w:r>
            <w:r w:rsidR="00580D52" w:rsidRPr="00394E13">
              <w:t>MMDD</w:t>
            </w:r>
          </w:p>
        </w:tc>
        <w:tc>
          <w:tcPr>
            <w:tcW w:w="6245" w:type="dxa"/>
            <w:shd w:val="clear" w:color="auto" w:fill="auto"/>
            <w:vAlign w:val="center"/>
          </w:tcPr>
          <w:p w:rsidR="003573A0" w:rsidRPr="00394E13" w:rsidRDefault="00B8781F" w:rsidP="00394E13">
            <w:pPr>
              <w:pStyle w:val="afffffffff2"/>
              <w:adjustRightInd w:val="0"/>
              <w:snapToGrid w:val="0"/>
              <w:ind w:left="397"/>
            </w:pPr>
            <w:r w:rsidRPr="00394E13">
              <w:rPr>
                <w:rFonts w:hint="eastAsia"/>
              </w:rPr>
              <w:t>表示日期的数据类型</w:t>
            </w:r>
            <w:r w:rsidR="00E9320C" w:rsidRPr="00394E13">
              <w:rPr>
                <w:rFonts w:hint="eastAsia"/>
              </w:rPr>
              <w:t>，“</w:t>
            </w:r>
            <w:r w:rsidRPr="00394E13">
              <w:t>YYYY</w:t>
            </w:r>
            <w:r w:rsidR="00E9320C" w:rsidRPr="00394E13">
              <w:rPr>
                <w:rFonts w:hint="eastAsia"/>
              </w:rPr>
              <w:t>”</w:t>
            </w:r>
            <w:r w:rsidRPr="00394E13">
              <w:rPr>
                <w:rFonts w:hint="eastAsia"/>
              </w:rPr>
              <w:t>表示年份</w:t>
            </w:r>
            <w:r w:rsidR="00580D52" w:rsidRPr="00394E13">
              <w:rPr>
                <w:rFonts w:hint="eastAsia"/>
              </w:rPr>
              <w:t>，</w:t>
            </w:r>
            <w:r w:rsidR="00E9320C" w:rsidRPr="00394E13">
              <w:rPr>
                <w:rFonts w:hint="eastAsia"/>
              </w:rPr>
              <w:t>“</w:t>
            </w:r>
            <w:r w:rsidR="00580D52" w:rsidRPr="00394E13">
              <w:t>MM</w:t>
            </w:r>
            <w:r w:rsidR="00E9320C" w:rsidRPr="00394E13">
              <w:rPr>
                <w:rFonts w:hint="eastAsia"/>
              </w:rPr>
              <w:t>”</w:t>
            </w:r>
            <w:r w:rsidR="00580D52" w:rsidRPr="00394E13">
              <w:rPr>
                <w:rFonts w:hint="eastAsia"/>
              </w:rPr>
              <w:t>表示月份，</w:t>
            </w:r>
            <w:r w:rsidR="00E9320C" w:rsidRPr="00394E13">
              <w:rPr>
                <w:rFonts w:hint="eastAsia"/>
              </w:rPr>
              <w:t>“</w:t>
            </w:r>
            <w:r w:rsidR="00580D52" w:rsidRPr="00394E13">
              <w:t>DD</w:t>
            </w:r>
            <w:r w:rsidR="00E9320C" w:rsidRPr="00394E13">
              <w:rPr>
                <w:rFonts w:hint="eastAsia"/>
              </w:rPr>
              <w:t>”</w:t>
            </w:r>
            <w:r w:rsidR="00580D52" w:rsidRPr="00394E13">
              <w:rPr>
                <w:rFonts w:hint="eastAsia"/>
              </w:rPr>
              <w:t>表示日期</w:t>
            </w:r>
          </w:p>
        </w:tc>
      </w:tr>
    </w:tbl>
    <w:p w:rsidR="003573A0" w:rsidRDefault="00B8781F" w:rsidP="0057675B">
      <w:pPr>
        <w:pStyle w:val="aff2"/>
        <w:spacing w:before="156" w:after="156"/>
      </w:pPr>
      <w:r>
        <w:rPr>
          <w:rFonts w:hint="eastAsia"/>
        </w:rPr>
        <w:t>数据格式表示方法</w:t>
      </w:r>
    </w:p>
    <w:tbl>
      <w:tblPr>
        <w:tblStyle w:val="afffffffff5"/>
        <w:tblW w:w="0" w:type="auto"/>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1570"/>
        <w:gridCol w:w="1559"/>
        <w:gridCol w:w="6245"/>
      </w:tblGrid>
      <w:tr w:rsidR="00580D52" w:rsidTr="0057675B">
        <w:trPr>
          <w:tblHeader/>
          <w:jc w:val="center"/>
        </w:trPr>
        <w:tc>
          <w:tcPr>
            <w:tcW w:w="1570" w:type="dxa"/>
            <w:tcBorders>
              <w:top w:val="single" w:sz="8" w:space="0" w:color="auto"/>
              <w:bottom w:val="single" w:sz="8" w:space="0" w:color="auto"/>
            </w:tcBorders>
            <w:shd w:val="clear" w:color="auto" w:fill="auto"/>
            <w:vAlign w:val="center"/>
          </w:tcPr>
          <w:p w:rsidR="00B8781F" w:rsidRDefault="006574C7" w:rsidP="0057675B">
            <w:pPr>
              <w:pStyle w:val="afffffffff2"/>
            </w:pPr>
            <w:r>
              <w:rPr>
                <w:rFonts w:hint="eastAsia"/>
              </w:rPr>
              <w:t>数据格式</w:t>
            </w:r>
          </w:p>
        </w:tc>
        <w:tc>
          <w:tcPr>
            <w:tcW w:w="1559" w:type="dxa"/>
            <w:tcBorders>
              <w:top w:val="single" w:sz="8" w:space="0" w:color="auto"/>
              <w:bottom w:val="single" w:sz="8" w:space="0" w:color="auto"/>
            </w:tcBorders>
            <w:shd w:val="clear" w:color="auto" w:fill="auto"/>
            <w:vAlign w:val="center"/>
          </w:tcPr>
          <w:p w:rsidR="00B8781F" w:rsidRDefault="008919FF" w:rsidP="0057675B">
            <w:pPr>
              <w:pStyle w:val="afffffffff2"/>
            </w:pPr>
            <w:r>
              <w:rPr>
                <w:rFonts w:hint="eastAsia"/>
              </w:rPr>
              <w:t>示例</w:t>
            </w:r>
          </w:p>
        </w:tc>
        <w:tc>
          <w:tcPr>
            <w:tcW w:w="6245" w:type="dxa"/>
            <w:tcBorders>
              <w:top w:val="single" w:sz="8" w:space="0" w:color="auto"/>
              <w:bottom w:val="single" w:sz="8" w:space="0" w:color="auto"/>
            </w:tcBorders>
            <w:shd w:val="clear" w:color="auto" w:fill="auto"/>
            <w:vAlign w:val="center"/>
          </w:tcPr>
          <w:p w:rsidR="00B8781F" w:rsidRDefault="008919FF" w:rsidP="0057675B">
            <w:pPr>
              <w:pStyle w:val="afffffffff2"/>
            </w:pPr>
            <w:r>
              <w:rPr>
                <w:rFonts w:hint="eastAsia"/>
              </w:rPr>
              <w:t>含义</w:t>
            </w:r>
          </w:p>
        </w:tc>
      </w:tr>
      <w:tr w:rsidR="008919FF" w:rsidTr="0057675B">
        <w:trPr>
          <w:jc w:val="center"/>
        </w:trPr>
        <w:tc>
          <w:tcPr>
            <w:tcW w:w="1570" w:type="dxa"/>
            <w:tcBorders>
              <w:top w:val="single" w:sz="8" w:space="0" w:color="auto"/>
            </w:tcBorders>
            <w:shd w:val="clear" w:color="auto" w:fill="auto"/>
            <w:vAlign w:val="center"/>
          </w:tcPr>
          <w:p w:rsidR="008919FF" w:rsidRDefault="008919FF" w:rsidP="0057675B">
            <w:pPr>
              <w:pStyle w:val="afffffffff2"/>
            </w:pPr>
            <w:r>
              <w:rPr>
                <w:rFonts w:hint="eastAsia"/>
              </w:rPr>
              <w:t>C</w:t>
            </w:r>
          </w:p>
        </w:tc>
        <w:tc>
          <w:tcPr>
            <w:tcW w:w="1559" w:type="dxa"/>
            <w:tcBorders>
              <w:top w:val="single" w:sz="8" w:space="0" w:color="auto"/>
            </w:tcBorders>
            <w:shd w:val="clear" w:color="auto" w:fill="auto"/>
            <w:vAlign w:val="center"/>
          </w:tcPr>
          <w:p w:rsidR="008919FF" w:rsidRPr="00C548BD" w:rsidRDefault="008919FF" w:rsidP="00394E13">
            <w:pPr>
              <w:pStyle w:val="afffffffff2"/>
              <w:adjustRightInd w:val="0"/>
              <w:snapToGrid w:val="0"/>
            </w:pPr>
            <w:r w:rsidRPr="00C548BD">
              <w:t>C6</w:t>
            </w:r>
          </w:p>
          <w:p w:rsidR="008919FF" w:rsidRDefault="008919FF" w:rsidP="0057675B">
            <w:pPr>
              <w:pStyle w:val="afffffffff2"/>
            </w:pPr>
            <w:r w:rsidRPr="00C548BD">
              <w:t>C..6</w:t>
            </w:r>
          </w:p>
        </w:tc>
        <w:tc>
          <w:tcPr>
            <w:tcW w:w="6245" w:type="dxa"/>
            <w:tcBorders>
              <w:top w:val="single" w:sz="8" w:space="0" w:color="auto"/>
            </w:tcBorders>
            <w:shd w:val="clear" w:color="auto" w:fill="auto"/>
            <w:vAlign w:val="center"/>
          </w:tcPr>
          <w:p w:rsidR="008919FF" w:rsidRDefault="009939FC" w:rsidP="0057675B">
            <w:pPr>
              <w:pStyle w:val="afffffffff2"/>
            </w:pPr>
            <w:r>
              <w:rPr>
                <w:rFonts w:hint="eastAsia"/>
              </w:rPr>
              <w:t>表示定长为6个的</w:t>
            </w:r>
            <w:r w:rsidR="007C4D18">
              <w:rPr>
                <w:rFonts w:hint="eastAsia"/>
              </w:rPr>
              <w:t>字母</w:t>
            </w:r>
            <w:r>
              <w:rPr>
                <w:rFonts w:hint="eastAsia"/>
              </w:rPr>
              <w:t>字符</w:t>
            </w:r>
          </w:p>
          <w:p w:rsidR="009939FC" w:rsidRDefault="009939FC" w:rsidP="0057675B">
            <w:pPr>
              <w:pStyle w:val="afffffffff2"/>
            </w:pPr>
            <w:r>
              <w:rPr>
                <w:rFonts w:hint="eastAsia"/>
              </w:rPr>
              <w:t>表示最短1个、最长6个的字符</w:t>
            </w:r>
          </w:p>
        </w:tc>
      </w:tr>
      <w:tr w:rsidR="008919FF" w:rsidTr="0057675B">
        <w:trPr>
          <w:jc w:val="center"/>
        </w:trPr>
        <w:tc>
          <w:tcPr>
            <w:tcW w:w="1570" w:type="dxa"/>
            <w:shd w:val="clear" w:color="auto" w:fill="auto"/>
            <w:vAlign w:val="center"/>
          </w:tcPr>
          <w:p w:rsidR="008919FF" w:rsidRDefault="008919FF" w:rsidP="0057675B">
            <w:pPr>
              <w:pStyle w:val="afffffffff2"/>
            </w:pPr>
            <w:r>
              <w:rPr>
                <w:rFonts w:hint="eastAsia"/>
              </w:rPr>
              <w:t>N</w:t>
            </w:r>
          </w:p>
        </w:tc>
        <w:tc>
          <w:tcPr>
            <w:tcW w:w="1559" w:type="dxa"/>
            <w:shd w:val="clear" w:color="auto" w:fill="auto"/>
            <w:vAlign w:val="center"/>
          </w:tcPr>
          <w:p w:rsidR="008919FF" w:rsidRDefault="008919FF" w:rsidP="00DD54C4">
            <w:pPr>
              <w:pStyle w:val="afffffffff2"/>
            </w:pPr>
            <w:r>
              <w:rPr>
                <w:rFonts w:hint="eastAsia"/>
              </w:rPr>
              <w:t>N6</w:t>
            </w:r>
          </w:p>
          <w:p w:rsidR="008919FF" w:rsidRDefault="008919FF" w:rsidP="0057675B">
            <w:pPr>
              <w:pStyle w:val="afffffffff2"/>
            </w:pPr>
            <w:r>
              <w:rPr>
                <w:rFonts w:hint="eastAsia"/>
              </w:rPr>
              <w:t>N..6</w:t>
            </w:r>
          </w:p>
        </w:tc>
        <w:tc>
          <w:tcPr>
            <w:tcW w:w="6245" w:type="dxa"/>
            <w:shd w:val="clear" w:color="auto" w:fill="auto"/>
            <w:vAlign w:val="center"/>
          </w:tcPr>
          <w:p w:rsidR="009939FC" w:rsidRDefault="009939FC" w:rsidP="0057675B">
            <w:pPr>
              <w:pStyle w:val="afffffffff2"/>
            </w:pPr>
            <w:r>
              <w:rPr>
                <w:rFonts w:hint="eastAsia"/>
              </w:rPr>
              <w:t>表示定长6个的数值</w:t>
            </w:r>
          </w:p>
          <w:p w:rsidR="008919FF" w:rsidRDefault="009939FC" w:rsidP="0057675B">
            <w:pPr>
              <w:pStyle w:val="afffffffff2"/>
            </w:pPr>
            <w:r>
              <w:rPr>
                <w:rFonts w:hint="eastAsia"/>
              </w:rPr>
              <w:t>表示最短1个、最长6个的数值</w:t>
            </w:r>
          </w:p>
        </w:tc>
      </w:tr>
      <w:tr w:rsidR="00C548BD" w:rsidTr="0057675B">
        <w:trPr>
          <w:jc w:val="center"/>
        </w:trPr>
        <w:tc>
          <w:tcPr>
            <w:tcW w:w="1570" w:type="dxa"/>
            <w:shd w:val="clear" w:color="auto" w:fill="auto"/>
            <w:vAlign w:val="center"/>
          </w:tcPr>
          <w:p w:rsidR="00C548BD" w:rsidRDefault="00C548BD" w:rsidP="0057675B">
            <w:pPr>
              <w:pStyle w:val="afffffffff2"/>
            </w:pPr>
            <w:r>
              <w:rPr>
                <w:rFonts w:hint="eastAsia"/>
              </w:rPr>
              <w:t>CN</w:t>
            </w:r>
          </w:p>
        </w:tc>
        <w:tc>
          <w:tcPr>
            <w:tcW w:w="1559" w:type="dxa"/>
            <w:shd w:val="clear" w:color="auto" w:fill="auto"/>
            <w:vAlign w:val="center"/>
          </w:tcPr>
          <w:p w:rsidR="006574C7" w:rsidRDefault="00C548BD" w:rsidP="00DD54C4">
            <w:pPr>
              <w:pStyle w:val="afffffffff2"/>
            </w:pPr>
            <w:r>
              <w:rPr>
                <w:rFonts w:hint="eastAsia"/>
              </w:rPr>
              <w:t>CN6</w:t>
            </w:r>
          </w:p>
          <w:p w:rsidR="00C548BD" w:rsidRDefault="00C548BD" w:rsidP="00DD54C4">
            <w:pPr>
              <w:pStyle w:val="afffffffff2"/>
            </w:pPr>
            <w:r>
              <w:rPr>
                <w:rFonts w:hint="eastAsia"/>
              </w:rPr>
              <w:t>CCCNNN</w:t>
            </w:r>
          </w:p>
          <w:p w:rsidR="00C548BD" w:rsidRDefault="00C548BD" w:rsidP="00DD54C4">
            <w:pPr>
              <w:pStyle w:val="afffffffff2"/>
            </w:pPr>
            <w:r>
              <w:rPr>
                <w:rFonts w:hint="eastAsia"/>
              </w:rPr>
              <w:t>CN3..6</w:t>
            </w:r>
          </w:p>
        </w:tc>
        <w:tc>
          <w:tcPr>
            <w:tcW w:w="6245" w:type="dxa"/>
            <w:shd w:val="clear" w:color="auto" w:fill="auto"/>
            <w:vAlign w:val="center"/>
          </w:tcPr>
          <w:p w:rsidR="006574C7" w:rsidRDefault="00C548BD" w:rsidP="0057675B">
            <w:pPr>
              <w:pStyle w:val="afffffffff2"/>
            </w:pPr>
            <w:r>
              <w:rPr>
                <w:rFonts w:hint="eastAsia"/>
              </w:rPr>
              <w:t>表示定长为6个</w:t>
            </w:r>
            <w:r w:rsidR="006574C7">
              <w:rPr>
                <w:rFonts w:hint="eastAsia"/>
              </w:rPr>
              <w:t>字母数字</w:t>
            </w:r>
            <w:r>
              <w:rPr>
                <w:rFonts w:hint="eastAsia"/>
              </w:rPr>
              <w:t>字符</w:t>
            </w:r>
          </w:p>
          <w:p w:rsidR="00C548BD" w:rsidRDefault="006574C7" w:rsidP="0057675B">
            <w:pPr>
              <w:pStyle w:val="afffffffff2"/>
            </w:pPr>
            <w:r>
              <w:rPr>
                <w:rFonts w:hint="eastAsia"/>
              </w:rPr>
              <w:t>表示</w:t>
            </w:r>
            <w:r w:rsidR="00C548BD">
              <w:rPr>
                <w:rFonts w:hint="eastAsia"/>
              </w:rPr>
              <w:t>前3个为字母字符，后3个为数字字符</w:t>
            </w:r>
          </w:p>
          <w:p w:rsidR="00C548BD" w:rsidRPr="00C548BD" w:rsidRDefault="00C548BD" w:rsidP="00394E13">
            <w:pPr>
              <w:pStyle w:val="afffffffff2"/>
              <w:adjustRightInd w:val="0"/>
              <w:snapToGrid w:val="0"/>
            </w:pPr>
            <w:r>
              <w:rPr>
                <w:rFonts w:hint="eastAsia"/>
              </w:rPr>
              <w:t>表示最</w:t>
            </w:r>
            <w:r w:rsidR="006574C7">
              <w:rPr>
                <w:rFonts w:hint="eastAsia"/>
              </w:rPr>
              <w:t>短3个、最长6个</w:t>
            </w:r>
            <w:r>
              <w:rPr>
                <w:rFonts w:hint="eastAsia"/>
              </w:rPr>
              <w:t>的不定长的字母数字字符</w:t>
            </w:r>
          </w:p>
        </w:tc>
      </w:tr>
      <w:tr w:rsidR="008919FF" w:rsidTr="0057675B">
        <w:trPr>
          <w:jc w:val="center"/>
        </w:trPr>
        <w:tc>
          <w:tcPr>
            <w:tcW w:w="1570" w:type="dxa"/>
            <w:shd w:val="clear" w:color="auto" w:fill="auto"/>
            <w:vAlign w:val="center"/>
          </w:tcPr>
          <w:p w:rsidR="008919FF" w:rsidRPr="00770D5E" w:rsidRDefault="008919FF" w:rsidP="00394E13">
            <w:pPr>
              <w:pStyle w:val="afffffffff2"/>
              <w:adjustRightInd w:val="0"/>
              <w:snapToGrid w:val="0"/>
            </w:pPr>
            <w:r w:rsidRPr="00394E13">
              <w:t>YYYY</w:t>
            </w:r>
            <w:r w:rsidR="00770D5E" w:rsidRPr="00394E13">
              <w:t>MMDD</w:t>
            </w:r>
          </w:p>
        </w:tc>
        <w:tc>
          <w:tcPr>
            <w:tcW w:w="1559" w:type="dxa"/>
            <w:shd w:val="clear" w:color="auto" w:fill="auto"/>
            <w:vAlign w:val="center"/>
          </w:tcPr>
          <w:p w:rsidR="008919FF" w:rsidRPr="00770D5E" w:rsidRDefault="00770D5E" w:rsidP="00394E13">
            <w:pPr>
              <w:pStyle w:val="afffffffff2"/>
            </w:pPr>
            <w:r w:rsidRPr="00770D5E">
              <w:t>20231201</w:t>
            </w:r>
          </w:p>
        </w:tc>
        <w:tc>
          <w:tcPr>
            <w:tcW w:w="6245" w:type="dxa"/>
            <w:shd w:val="clear" w:color="auto" w:fill="auto"/>
            <w:vAlign w:val="center"/>
          </w:tcPr>
          <w:p w:rsidR="008919FF" w:rsidRPr="00770D5E" w:rsidRDefault="00770D5E">
            <w:pPr>
              <w:pStyle w:val="afffffffff2"/>
              <w:adjustRightInd w:val="0"/>
              <w:snapToGrid w:val="0"/>
              <w:pPrChange w:id="314" w:author="zengqh" w:date="2025-02-08T09:48:00Z">
                <w:pPr>
                  <w:pStyle w:val="afffffffff2"/>
                  <w:numPr>
                    <w:numId w:val="6"/>
                  </w:numPr>
                  <w:adjustRightInd w:val="0"/>
                  <w:snapToGrid w:val="0"/>
                  <w:ind w:left="794" w:hanging="397"/>
                </w:pPr>
              </w:pPrChange>
            </w:pPr>
            <w:r w:rsidRPr="00770D5E">
              <w:rPr>
                <w:rFonts w:hint="eastAsia"/>
              </w:rPr>
              <w:t>表示</w:t>
            </w:r>
            <w:del w:id="315" w:author="zengqh" w:date="2025-02-08T09:48:00Z">
              <w:r w:rsidRPr="00770D5E" w:rsidDel="00AB6941">
                <w:rPr>
                  <w:rFonts w:hint="eastAsia"/>
                </w:rPr>
                <w:delText>2024</w:delText>
              </w:r>
            </w:del>
            <w:ins w:id="316" w:author="zengqh" w:date="2025-02-08T09:48:00Z">
              <w:r w:rsidR="00AB6941" w:rsidRPr="00770D5E">
                <w:rPr>
                  <w:rFonts w:hint="eastAsia"/>
                </w:rPr>
                <w:t>202</w:t>
              </w:r>
              <w:r w:rsidR="00AB6941">
                <w:rPr>
                  <w:rFonts w:hint="eastAsia"/>
                </w:rPr>
                <w:t>3</w:t>
              </w:r>
            </w:ins>
            <w:r w:rsidRPr="00770D5E">
              <w:rPr>
                <w:rFonts w:hint="eastAsia"/>
              </w:rPr>
              <w:t>年12月1日</w:t>
            </w:r>
          </w:p>
        </w:tc>
      </w:tr>
    </w:tbl>
    <w:p w:rsidR="00E86562" w:rsidRDefault="003573A0" w:rsidP="00A6710E">
      <w:pPr>
        <w:pStyle w:val="affd"/>
        <w:spacing w:before="156" w:after="156"/>
      </w:pPr>
      <w:r>
        <w:rPr>
          <w:rFonts w:hint="eastAsia"/>
        </w:rPr>
        <w:t>日历体系代码</w:t>
      </w:r>
      <w:bookmarkEnd w:id="312"/>
    </w:p>
    <w:p w:rsidR="00E86562" w:rsidRDefault="00C76DAB" w:rsidP="00E86562">
      <w:pPr>
        <w:pStyle w:val="affff6"/>
        <w:ind w:firstLine="420"/>
      </w:pPr>
      <w:r w:rsidRPr="0057675B">
        <w:rPr>
          <w:rFonts w:hint="eastAsia"/>
        </w:rPr>
        <w:t>构建</w:t>
      </w:r>
      <w:r w:rsidR="00E86562" w:rsidRPr="0057675B">
        <w:rPr>
          <w:rFonts w:hint="eastAsia"/>
        </w:rPr>
        <w:t>日历体系的代码</w:t>
      </w:r>
      <w:r w:rsidRPr="0057675B">
        <w:rPr>
          <w:rFonts w:hint="eastAsia"/>
        </w:rPr>
        <w:t>组合</w:t>
      </w:r>
      <w:r w:rsidR="00E86562" w:rsidRPr="0057675B">
        <w:rPr>
          <w:rFonts w:hint="eastAsia"/>
        </w:rPr>
        <w:t>。</w:t>
      </w:r>
    </w:p>
    <w:p w:rsidR="00E86562" w:rsidRDefault="00E86562" w:rsidP="00A6710E">
      <w:pPr>
        <w:pStyle w:val="affd"/>
        <w:spacing w:before="156" w:after="156"/>
      </w:pPr>
      <w:bookmarkStart w:id="317" w:name="_Toc171426775"/>
      <w:r>
        <w:rPr>
          <w:rFonts w:hint="eastAsia"/>
        </w:rPr>
        <w:lastRenderedPageBreak/>
        <w:t>中文名称</w:t>
      </w:r>
      <w:bookmarkEnd w:id="317"/>
    </w:p>
    <w:p w:rsidR="00E86562" w:rsidRDefault="00E86562" w:rsidP="00E86562">
      <w:pPr>
        <w:pStyle w:val="affff6"/>
        <w:ind w:firstLine="420"/>
      </w:pPr>
      <w:r>
        <w:rPr>
          <w:rFonts w:hint="eastAsia"/>
        </w:rPr>
        <w:t>以中文命名的日历名称</w:t>
      </w:r>
      <w:r w:rsidR="00AA7C4C">
        <w:rPr>
          <w:rFonts w:hint="eastAsia"/>
        </w:rPr>
        <w:t>，用中文表示</w:t>
      </w:r>
      <w:r>
        <w:rPr>
          <w:rFonts w:hint="eastAsia"/>
        </w:rPr>
        <w:t>。</w:t>
      </w:r>
    </w:p>
    <w:p w:rsidR="00E86562" w:rsidRDefault="00E86562" w:rsidP="00A6710E">
      <w:pPr>
        <w:pStyle w:val="affd"/>
        <w:spacing w:before="156" w:after="156"/>
      </w:pPr>
      <w:bookmarkStart w:id="318" w:name="_Toc171426776"/>
      <w:r>
        <w:rPr>
          <w:rFonts w:hint="eastAsia"/>
        </w:rPr>
        <w:t>英文名称</w:t>
      </w:r>
      <w:bookmarkEnd w:id="318"/>
    </w:p>
    <w:p w:rsidR="00E86562" w:rsidRDefault="00E86562" w:rsidP="00E86562">
      <w:pPr>
        <w:pStyle w:val="affff6"/>
        <w:ind w:firstLine="420"/>
      </w:pPr>
      <w:r>
        <w:rPr>
          <w:rFonts w:hint="eastAsia"/>
        </w:rPr>
        <w:t>以英文命名的日历名称</w:t>
      </w:r>
      <w:r w:rsidR="00AA7C4C">
        <w:rPr>
          <w:rFonts w:hint="eastAsia"/>
        </w:rPr>
        <w:t>，用英文字母表示</w:t>
      </w:r>
      <w:r>
        <w:rPr>
          <w:rFonts w:hint="eastAsia"/>
        </w:rPr>
        <w:t>。</w:t>
      </w:r>
    </w:p>
    <w:p w:rsidR="00E86562" w:rsidRDefault="00E86562" w:rsidP="00A6710E">
      <w:pPr>
        <w:pStyle w:val="affd"/>
        <w:spacing w:before="156" w:after="156"/>
      </w:pPr>
      <w:bookmarkStart w:id="319" w:name="_Toc171426777"/>
      <w:r>
        <w:rPr>
          <w:rFonts w:hint="eastAsia"/>
        </w:rPr>
        <w:t>其他语言名称</w:t>
      </w:r>
      <w:bookmarkEnd w:id="319"/>
    </w:p>
    <w:p w:rsidR="00E86562" w:rsidRDefault="00E86562" w:rsidP="00E86562">
      <w:pPr>
        <w:pStyle w:val="affff6"/>
        <w:ind w:firstLine="420"/>
      </w:pPr>
      <w:r w:rsidRPr="0057675B">
        <w:rPr>
          <w:rFonts w:hint="eastAsia"/>
        </w:rPr>
        <w:t>除中文和英文以外</w:t>
      </w:r>
      <w:r w:rsidR="00A368B8">
        <w:rPr>
          <w:rFonts w:hint="eastAsia"/>
        </w:rPr>
        <w:t>，以</w:t>
      </w:r>
      <w:r w:rsidRPr="0057675B">
        <w:rPr>
          <w:rFonts w:hint="eastAsia"/>
        </w:rPr>
        <w:t>其他语言</w:t>
      </w:r>
      <w:r w:rsidR="00A368B8">
        <w:rPr>
          <w:rFonts w:hint="eastAsia"/>
        </w:rPr>
        <w:t>命名</w:t>
      </w:r>
      <w:r w:rsidRPr="0057675B">
        <w:rPr>
          <w:rFonts w:hint="eastAsia"/>
        </w:rPr>
        <w:t>的日历名称</w:t>
      </w:r>
      <w:r w:rsidR="00A368B8">
        <w:rPr>
          <w:rFonts w:hint="eastAsia"/>
        </w:rPr>
        <w:t>，用相应语言表示</w:t>
      </w:r>
      <w:r w:rsidRPr="0057675B">
        <w:rPr>
          <w:rFonts w:hint="eastAsia"/>
        </w:rPr>
        <w:t>。</w:t>
      </w:r>
    </w:p>
    <w:p w:rsidR="00E86562" w:rsidRDefault="00E86562" w:rsidP="00A6710E">
      <w:pPr>
        <w:pStyle w:val="affd"/>
        <w:spacing w:before="156" w:after="156"/>
      </w:pPr>
      <w:bookmarkStart w:id="320" w:name="_Toc171426778"/>
      <w:r>
        <w:rPr>
          <w:rFonts w:hint="eastAsia"/>
        </w:rPr>
        <w:t>定义</w:t>
      </w:r>
      <w:bookmarkEnd w:id="320"/>
    </w:p>
    <w:p w:rsidR="00E86562" w:rsidRDefault="00E86562" w:rsidP="00E86562">
      <w:pPr>
        <w:pStyle w:val="affff6"/>
        <w:ind w:firstLine="420"/>
      </w:pPr>
      <w:r>
        <w:rPr>
          <w:rFonts w:hint="eastAsia"/>
        </w:rPr>
        <w:t>对日历的概念描述和说明，并区别于其他相关概念的表述</w:t>
      </w:r>
      <w:r w:rsidR="00AA7C4C">
        <w:rPr>
          <w:rFonts w:hint="eastAsia"/>
        </w:rPr>
        <w:t>，用中文</w:t>
      </w:r>
      <w:r w:rsidR="006C39A2">
        <w:rPr>
          <w:rFonts w:hint="eastAsia"/>
        </w:rPr>
        <w:t>表示</w:t>
      </w:r>
      <w:r>
        <w:rPr>
          <w:rFonts w:hint="eastAsia"/>
        </w:rPr>
        <w:t>。</w:t>
      </w:r>
    </w:p>
    <w:p w:rsidR="00E86562" w:rsidRDefault="00E86562" w:rsidP="00A6710E">
      <w:pPr>
        <w:pStyle w:val="affd"/>
        <w:spacing w:before="156" w:after="156"/>
      </w:pPr>
      <w:bookmarkStart w:id="321" w:name="_Toc171426779"/>
      <w:r>
        <w:rPr>
          <w:rFonts w:hint="eastAsia"/>
        </w:rPr>
        <w:t>代码缩写</w:t>
      </w:r>
      <w:bookmarkEnd w:id="321"/>
    </w:p>
    <w:p w:rsidR="00E86562" w:rsidRDefault="005333FB" w:rsidP="0057675B">
      <w:pPr>
        <w:pStyle w:val="affff6"/>
        <w:ind w:firstLine="420"/>
      </w:pPr>
      <w:r>
        <w:rPr>
          <w:rFonts w:hint="eastAsia"/>
        </w:rPr>
        <w:t>日历体系</w:t>
      </w:r>
      <w:r w:rsidR="003677D9">
        <w:rPr>
          <w:rFonts w:hint="eastAsia"/>
        </w:rPr>
        <w:t>代码</w:t>
      </w:r>
      <w:r w:rsidR="007C4B70">
        <w:rPr>
          <w:rFonts w:hint="eastAsia"/>
        </w:rPr>
        <w:t>按照一定的方法</w:t>
      </w:r>
      <w:r w:rsidR="007C4B70" w:rsidRPr="005C7548">
        <w:rPr>
          <w:rFonts w:hint="eastAsia"/>
        </w:rPr>
        <w:t>缩减</w:t>
      </w:r>
      <w:r w:rsidR="005C7548">
        <w:rPr>
          <w:rFonts w:hint="eastAsia"/>
        </w:rPr>
        <w:t>而成</w:t>
      </w:r>
      <w:r w:rsidR="00B001F9" w:rsidRPr="00FA34AF">
        <w:rPr>
          <w:rFonts w:hint="eastAsia"/>
        </w:rPr>
        <w:t>。</w:t>
      </w:r>
    </w:p>
    <w:p w:rsidR="00E86562" w:rsidRPr="0057675B" w:rsidRDefault="00E86562" w:rsidP="00A6710E">
      <w:pPr>
        <w:pStyle w:val="affd"/>
        <w:spacing w:before="156" w:after="156"/>
      </w:pPr>
      <w:bookmarkStart w:id="322" w:name="_Toc171426780"/>
      <w:r w:rsidRPr="0057675B">
        <w:rPr>
          <w:rFonts w:hint="eastAsia"/>
        </w:rPr>
        <w:t>日历状态</w:t>
      </w:r>
      <w:bookmarkEnd w:id="322"/>
    </w:p>
    <w:p w:rsidR="00E86562" w:rsidRDefault="00AB6941" w:rsidP="00E86562">
      <w:pPr>
        <w:pStyle w:val="affff6"/>
        <w:ind w:firstLine="420"/>
      </w:pPr>
      <w:ins w:id="323" w:author="zengqh" w:date="2025-02-08T09:49:00Z">
        <w:r>
          <w:rPr>
            <w:rFonts w:hint="eastAsia"/>
          </w:rPr>
          <w:t>日历</w:t>
        </w:r>
      </w:ins>
      <w:r w:rsidR="00410FD6">
        <w:rPr>
          <w:rFonts w:hint="eastAsia"/>
        </w:rPr>
        <w:t>状态</w:t>
      </w:r>
      <w:r w:rsidR="005333FB">
        <w:rPr>
          <w:rFonts w:hint="eastAsia"/>
        </w:rPr>
        <w:t>是</w:t>
      </w:r>
      <w:r w:rsidR="00E86562" w:rsidRPr="0057675B">
        <w:rPr>
          <w:rFonts w:hint="eastAsia"/>
        </w:rPr>
        <w:t>现行日历或历史日历。</w:t>
      </w:r>
      <w:r w:rsidR="00AA7C4C" w:rsidRPr="0057675B">
        <w:rPr>
          <w:rFonts w:hint="eastAsia"/>
        </w:rPr>
        <w:t>其中，现行日历</w:t>
      </w:r>
      <w:ins w:id="324" w:author="zengqh" w:date="2025-02-21T10:46:00Z">
        <w:r w:rsidR="00097790">
          <w:rPr>
            <w:rFonts w:hint="eastAsia"/>
          </w:rPr>
          <w:t>采</w:t>
        </w:r>
      </w:ins>
      <w:r w:rsidR="00AA7C4C" w:rsidRPr="0057675B">
        <w:rPr>
          <w:rFonts w:hint="eastAsia"/>
        </w:rPr>
        <w:t>用</w:t>
      </w:r>
      <w:ins w:id="325" w:author="zengqh" w:date="2025-02-21T10:46:00Z">
        <w:r w:rsidR="00097790">
          <w:rPr>
            <w:rFonts w:hint="eastAsia"/>
          </w:rPr>
          <w:t>字母代码</w:t>
        </w:r>
      </w:ins>
      <w:r w:rsidR="00A368B8">
        <w:rPr>
          <w:rFonts w:hint="eastAsia"/>
        </w:rPr>
        <w:t>“</w:t>
      </w:r>
      <w:r w:rsidR="00AA7C4C" w:rsidRPr="0057675B">
        <w:t>c</w:t>
      </w:r>
      <w:r w:rsidR="00A368B8">
        <w:rPr>
          <w:rFonts w:hint="eastAsia"/>
        </w:rPr>
        <w:t>”</w:t>
      </w:r>
      <w:r w:rsidR="00AA7C4C" w:rsidRPr="0057675B">
        <w:rPr>
          <w:rFonts w:hint="eastAsia"/>
        </w:rPr>
        <w:t>表示，历史日历</w:t>
      </w:r>
      <w:ins w:id="326" w:author="zengqh" w:date="2025-02-21T10:46:00Z">
        <w:r w:rsidR="00097790">
          <w:rPr>
            <w:rFonts w:hint="eastAsia"/>
          </w:rPr>
          <w:t>采</w:t>
        </w:r>
        <w:r w:rsidR="00097790" w:rsidRPr="0057675B">
          <w:rPr>
            <w:rFonts w:hint="eastAsia"/>
          </w:rPr>
          <w:t>用</w:t>
        </w:r>
        <w:r w:rsidR="00097790">
          <w:rPr>
            <w:rFonts w:hint="eastAsia"/>
          </w:rPr>
          <w:t>字母代码</w:t>
        </w:r>
      </w:ins>
      <w:del w:id="327" w:author="zengqh" w:date="2025-02-21T10:46:00Z">
        <w:r w:rsidR="00AA7C4C" w:rsidRPr="0057675B" w:rsidDel="00097790">
          <w:rPr>
            <w:rFonts w:hint="eastAsia"/>
          </w:rPr>
          <w:delText>用</w:delText>
        </w:r>
      </w:del>
      <w:r w:rsidR="00A368B8">
        <w:rPr>
          <w:rFonts w:hint="eastAsia"/>
        </w:rPr>
        <w:t>“</w:t>
      </w:r>
      <w:r w:rsidR="00AA7C4C" w:rsidRPr="0057675B">
        <w:t>h</w:t>
      </w:r>
      <w:r w:rsidR="00A368B8">
        <w:rPr>
          <w:rFonts w:hint="eastAsia"/>
        </w:rPr>
        <w:t>”</w:t>
      </w:r>
      <w:r w:rsidR="00AA7C4C" w:rsidRPr="0057675B">
        <w:rPr>
          <w:rFonts w:hint="eastAsia"/>
        </w:rPr>
        <w:t>表示。</w:t>
      </w:r>
    </w:p>
    <w:p w:rsidR="00E86562" w:rsidRPr="00637C47" w:rsidRDefault="00E86562" w:rsidP="00A6710E">
      <w:pPr>
        <w:pStyle w:val="affd"/>
        <w:spacing w:before="156" w:after="156"/>
      </w:pPr>
      <w:bookmarkStart w:id="328" w:name="_Toc171426781"/>
      <w:r w:rsidRPr="00637C47">
        <w:rPr>
          <w:rFonts w:hint="eastAsia"/>
        </w:rPr>
        <w:t>日历</w:t>
      </w:r>
      <w:ins w:id="329" w:author="zengqh" w:date="2025-02-14T14:44:00Z">
        <w:r w:rsidR="00D629C4">
          <w:rPr>
            <w:rFonts w:hint="eastAsia"/>
          </w:rPr>
          <w:t>起源</w:t>
        </w:r>
      </w:ins>
      <w:del w:id="330" w:author="zengqh" w:date="2025-02-14T14:44:00Z">
        <w:r w:rsidRPr="00637C47" w:rsidDel="00D629C4">
          <w:rPr>
            <w:rFonts w:hint="eastAsia"/>
          </w:rPr>
          <w:delText>发</w:delText>
        </w:r>
        <w:r w:rsidR="00841591" w:rsidDel="00D629C4">
          <w:rPr>
            <w:rFonts w:hint="eastAsia"/>
          </w:rPr>
          <w:delText>明</w:delText>
        </w:r>
      </w:del>
      <w:r w:rsidRPr="00637C47">
        <w:rPr>
          <w:rFonts w:hint="eastAsia"/>
        </w:rPr>
        <w:t>的国家</w:t>
      </w:r>
      <w:ins w:id="331" w:author="zengqh" w:date="2025-02-14T14:46:00Z">
        <w:r w:rsidR="00D629C4">
          <w:rPr>
            <w:rFonts w:hint="eastAsia"/>
          </w:rPr>
          <w:t>或</w:t>
        </w:r>
      </w:ins>
      <w:del w:id="332" w:author="zengqh" w:date="2025-02-14T14:46:00Z">
        <w:r w:rsidRPr="00637C47" w:rsidDel="00D629C4">
          <w:rPr>
            <w:rFonts w:hint="eastAsia"/>
          </w:rPr>
          <w:delText>和</w:delText>
        </w:r>
      </w:del>
      <w:r w:rsidRPr="00637C47">
        <w:rPr>
          <w:rFonts w:hint="eastAsia"/>
        </w:rPr>
        <w:t>地区</w:t>
      </w:r>
      <w:bookmarkEnd w:id="328"/>
    </w:p>
    <w:p w:rsidR="00E86562" w:rsidRDefault="00E86562" w:rsidP="00EE3A05">
      <w:pPr>
        <w:pStyle w:val="affff6"/>
        <w:ind w:firstLine="420"/>
        <w:pPrChange w:id="333" w:author="zengqh" w:date="2025-03-11T16:09:00Z">
          <w:pPr>
            <w:pStyle w:val="affff6"/>
            <w:ind w:firstLine="360"/>
          </w:pPr>
        </w:pPrChange>
      </w:pPr>
      <w:del w:id="334" w:author="zengqh" w:date="2025-02-14T14:56:00Z">
        <w:r w:rsidRPr="00D629C4" w:rsidDel="00DC0FCA">
          <w:rPr>
            <w:rFonts w:hint="eastAsia"/>
            <w:highlight w:val="yellow"/>
            <w:rPrChange w:id="335" w:author="zengqh" w:date="2025-02-14T14:47:00Z">
              <w:rPr>
                <w:rFonts w:hint="eastAsia"/>
                <w:sz w:val="18"/>
              </w:rPr>
            </w:rPrChange>
          </w:rPr>
          <w:delText>日历的</w:delText>
        </w:r>
        <w:r w:rsidR="00841591" w:rsidRPr="00D629C4" w:rsidDel="00DC0FCA">
          <w:rPr>
            <w:rFonts w:hint="eastAsia"/>
            <w:highlight w:val="yellow"/>
            <w:rPrChange w:id="336" w:author="zengqh" w:date="2025-02-14T14:47:00Z">
              <w:rPr>
                <w:rFonts w:hint="eastAsia"/>
                <w:sz w:val="18"/>
              </w:rPr>
            </w:rPrChange>
          </w:rPr>
          <w:delText>第一发明</w:delText>
        </w:r>
        <w:r w:rsidRPr="00D629C4" w:rsidDel="00DC0FCA">
          <w:rPr>
            <w:rFonts w:hint="eastAsia"/>
            <w:highlight w:val="yellow"/>
            <w:rPrChange w:id="337" w:author="zengqh" w:date="2025-02-14T14:47:00Z">
              <w:rPr>
                <w:rFonts w:hint="eastAsia"/>
                <w:sz w:val="18"/>
              </w:rPr>
            </w:rPrChange>
          </w:rPr>
          <w:delText>国家</w:delText>
        </w:r>
      </w:del>
      <w:del w:id="338" w:author="zengqh" w:date="2025-02-14T14:46:00Z">
        <w:r w:rsidR="00841591" w:rsidRPr="00D629C4" w:rsidDel="00D629C4">
          <w:rPr>
            <w:rFonts w:hint="eastAsia"/>
            <w:highlight w:val="yellow"/>
            <w:rPrChange w:id="339" w:author="zengqh" w:date="2025-02-14T14:47:00Z">
              <w:rPr>
                <w:rFonts w:hint="eastAsia"/>
                <w:sz w:val="18"/>
              </w:rPr>
            </w:rPrChange>
          </w:rPr>
          <w:delText>和</w:delText>
        </w:r>
      </w:del>
      <w:del w:id="340" w:author="zengqh" w:date="2025-02-14T14:56:00Z">
        <w:r w:rsidRPr="00D629C4" w:rsidDel="00DC0FCA">
          <w:rPr>
            <w:rFonts w:hint="eastAsia"/>
            <w:highlight w:val="yellow"/>
            <w:rPrChange w:id="341" w:author="zengqh" w:date="2025-02-14T14:47:00Z">
              <w:rPr>
                <w:rFonts w:hint="eastAsia"/>
                <w:sz w:val="18"/>
              </w:rPr>
            </w:rPrChange>
          </w:rPr>
          <w:delText>地区</w:delText>
        </w:r>
        <w:r w:rsidR="00841591" w:rsidRPr="00D629C4" w:rsidDel="00DC0FCA">
          <w:rPr>
            <w:rFonts w:hint="eastAsia"/>
            <w:highlight w:val="yellow"/>
            <w:rPrChange w:id="342" w:author="zengqh" w:date="2025-02-14T14:47:00Z">
              <w:rPr>
                <w:rFonts w:hint="eastAsia"/>
                <w:sz w:val="18"/>
              </w:rPr>
            </w:rPrChange>
          </w:rPr>
          <w:delText>名称</w:delText>
        </w:r>
      </w:del>
      <w:ins w:id="343" w:author="zengqh" w:date="2025-02-14T14:56:00Z">
        <w:r w:rsidR="00DC0FCA" w:rsidRPr="00DC0FCA">
          <w:rPr>
            <w:rFonts w:hint="eastAsia"/>
          </w:rPr>
          <w:t>最初发明和使用</w:t>
        </w:r>
      </w:ins>
      <w:ins w:id="344" w:author="zengqh" w:date="2025-02-17T14:09:00Z">
        <w:r w:rsidR="00010CBC">
          <w:rPr>
            <w:rFonts w:hint="eastAsia"/>
          </w:rPr>
          <w:t>该</w:t>
        </w:r>
      </w:ins>
      <w:ins w:id="345" w:author="zengqh" w:date="2025-02-14T14:56:00Z">
        <w:r w:rsidR="00DC0FCA" w:rsidRPr="00DC0FCA">
          <w:rPr>
            <w:rFonts w:hint="eastAsia"/>
          </w:rPr>
          <w:t>日历</w:t>
        </w:r>
        <w:r w:rsidR="00DC0FCA">
          <w:rPr>
            <w:rFonts w:hint="eastAsia"/>
          </w:rPr>
          <w:t>的</w:t>
        </w:r>
        <w:r w:rsidR="00DC0FCA" w:rsidRPr="00DC0FCA">
          <w:rPr>
            <w:rFonts w:hint="eastAsia"/>
          </w:rPr>
          <w:t>国家或地区</w:t>
        </w:r>
        <w:r w:rsidR="00DC0FCA">
          <w:rPr>
            <w:rFonts w:hint="eastAsia"/>
          </w:rPr>
          <w:t>。</w:t>
        </w:r>
      </w:ins>
      <w:del w:id="346" w:author="zengqh" w:date="2025-02-14T14:56:00Z">
        <w:r w:rsidR="00D035D9" w:rsidRPr="00D629C4" w:rsidDel="00DC0FCA">
          <w:rPr>
            <w:rFonts w:hint="eastAsia"/>
            <w:highlight w:val="yellow"/>
            <w:rPrChange w:id="347" w:author="zengqh" w:date="2025-02-14T14:47:00Z">
              <w:rPr>
                <w:rFonts w:hint="eastAsia"/>
                <w:sz w:val="18"/>
              </w:rPr>
            </w:rPrChange>
          </w:rPr>
          <w:delText>。</w:delText>
        </w:r>
      </w:del>
    </w:p>
    <w:p w:rsidR="007C4B70" w:rsidRPr="00637C47" w:rsidDel="00097790" w:rsidRDefault="00094B17" w:rsidP="003D05E4">
      <w:pPr>
        <w:pStyle w:val="ac"/>
        <w:rPr>
          <w:del w:id="348" w:author="zengqh" w:date="2025-02-21T10:44:00Z"/>
        </w:rPr>
      </w:pPr>
      <w:del w:id="349" w:author="zengqh" w:date="2025-02-21T10:44:00Z">
        <w:r w:rsidDel="00097790">
          <w:rPr>
            <w:rFonts w:hint="eastAsia"/>
          </w:rPr>
          <w:delText>王公即位年次纪年</w:delText>
        </w:r>
      </w:del>
      <w:del w:id="350" w:author="zengqh" w:date="2025-02-21T10:41:00Z">
        <w:r w:rsidDel="00097790">
          <w:rPr>
            <w:rFonts w:hint="eastAsia"/>
          </w:rPr>
          <w:delText>发明</w:delText>
        </w:r>
      </w:del>
      <w:del w:id="351" w:author="zengqh" w:date="2025-02-21T10:44:00Z">
        <w:r w:rsidDel="00097790">
          <w:rPr>
            <w:rFonts w:hint="eastAsia"/>
          </w:rPr>
          <w:delText>的国家是</w:delText>
        </w:r>
      </w:del>
      <w:del w:id="352" w:author="zengqh" w:date="2025-02-14T13:24:00Z">
        <w:r w:rsidR="005C7548" w:rsidDel="00F76E33">
          <w:rPr>
            <w:rFonts w:hint="eastAsia"/>
          </w:rPr>
          <w:delText>156</w:delText>
        </w:r>
      </w:del>
      <w:del w:id="353" w:author="zengqh" w:date="2025-02-21T10:44:00Z">
        <w:r w:rsidDel="00097790">
          <w:rPr>
            <w:rFonts w:hint="eastAsia"/>
          </w:rPr>
          <w:delText>，</w:delText>
        </w:r>
      </w:del>
      <w:del w:id="354" w:author="zengqh" w:date="2025-02-21T10:41:00Z">
        <w:r w:rsidR="00FC04D5" w:rsidDel="00097790">
          <w:rPr>
            <w:rFonts w:hint="eastAsia"/>
          </w:rPr>
          <w:delText>代表中国</w:delText>
        </w:r>
      </w:del>
      <w:del w:id="355" w:author="zengqh" w:date="2025-02-21T10:44:00Z">
        <w:r w:rsidR="00FC04D5" w:rsidDel="00097790">
          <w:rPr>
            <w:rFonts w:hint="eastAsia"/>
          </w:rPr>
          <w:delText>。</w:delText>
        </w:r>
      </w:del>
    </w:p>
    <w:p w:rsidR="00E86562" w:rsidRPr="00637C47" w:rsidRDefault="00E86562">
      <w:pPr>
        <w:pStyle w:val="affd"/>
        <w:spacing w:before="156" w:after="156"/>
      </w:pPr>
      <w:bookmarkStart w:id="356" w:name="_Toc171426782"/>
      <w:r w:rsidRPr="00637C47">
        <w:rPr>
          <w:rFonts w:hint="eastAsia"/>
        </w:rPr>
        <w:t>日历</w:t>
      </w:r>
      <w:del w:id="357" w:author="zengqh" w:date="2025-02-14T14:42:00Z">
        <w:r w:rsidRPr="00637C47" w:rsidDel="00D629C4">
          <w:rPr>
            <w:rFonts w:hint="eastAsia"/>
          </w:rPr>
          <w:delText>适用</w:delText>
        </w:r>
      </w:del>
      <w:ins w:id="358" w:author="zengqh" w:date="2025-02-14T14:42:00Z">
        <w:r w:rsidR="00D629C4">
          <w:rPr>
            <w:rFonts w:hint="eastAsia"/>
          </w:rPr>
          <w:t>行用</w:t>
        </w:r>
      </w:ins>
      <w:r w:rsidRPr="00637C47">
        <w:rPr>
          <w:rFonts w:hint="eastAsia"/>
        </w:rPr>
        <w:t>的国家和地区</w:t>
      </w:r>
      <w:bookmarkEnd w:id="356"/>
    </w:p>
    <w:p w:rsidR="00E86562" w:rsidRDefault="00E86562" w:rsidP="00E86562">
      <w:pPr>
        <w:pStyle w:val="affff6"/>
        <w:ind w:firstLine="420"/>
      </w:pPr>
      <w:del w:id="359" w:author="zengqh" w:date="2025-02-17T14:09:00Z">
        <w:r w:rsidDel="00010CBC">
          <w:rPr>
            <w:rFonts w:hint="eastAsia"/>
          </w:rPr>
          <w:delText>日历的</w:delText>
        </w:r>
      </w:del>
      <w:r>
        <w:rPr>
          <w:rFonts w:hint="eastAsia"/>
        </w:rPr>
        <w:t>主要</w:t>
      </w:r>
      <w:del w:id="360" w:author="zengqh" w:date="2025-02-14T14:42:00Z">
        <w:r w:rsidDel="00D629C4">
          <w:rPr>
            <w:rFonts w:hint="eastAsia"/>
          </w:rPr>
          <w:delText>适用</w:delText>
        </w:r>
      </w:del>
      <w:ins w:id="361" w:author="zengqh" w:date="2025-02-14T14:42:00Z">
        <w:r w:rsidR="00D629C4">
          <w:rPr>
            <w:rFonts w:hint="eastAsia"/>
          </w:rPr>
          <w:t>行用</w:t>
        </w:r>
      </w:ins>
      <w:ins w:id="362" w:author="zengqh" w:date="2025-02-17T14:09:00Z">
        <w:r w:rsidR="00010CBC">
          <w:rPr>
            <w:rFonts w:hint="eastAsia"/>
          </w:rPr>
          <w:t>该日历的</w:t>
        </w:r>
      </w:ins>
      <w:r>
        <w:rPr>
          <w:rFonts w:hint="eastAsia"/>
        </w:rPr>
        <w:t>国家和地区</w:t>
      </w:r>
      <w:del w:id="363" w:author="zengqh" w:date="2025-02-21T10:44:00Z">
        <w:r w:rsidDel="00097790">
          <w:rPr>
            <w:rFonts w:hint="eastAsia"/>
          </w:rPr>
          <w:delText>名称</w:delText>
        </w:r>
      </w:del>
      <w:r w:rsidR="00D035D9">
        <w:rPr>
          <w:rFonts w:hint="eastAsia"/>
        </w:rPr>
        <w:t>。</w:t>
      </w:r>
    </w:p>
    <w:p w:rsidR="007C4B70" w:rsidDel="00097790" w:rsidRDefault="00322B79" w:rsidP="003D05E4">
      <w:pPr>
        <w:pStyle w:val="ac"/>
        <w:rPr>
          <w:del w:id="364" w:author="zengqh" w:date="2025-02-21T10:44:00Z"/>
        </w:rPr>
      </w:pPr>
      <w:del w:id="365" w:author="zengqh" w:date="2025-02-21T10:44:00Z">
        <w:r w:rsidDel="00097790">
          <w:rPr>
            <w:rFonts w:hint="eastAsia"/>
          </w:rPr>
          <w:delText>年号纪年</w:delText>
        </w:r>
      </w:del>
      <w:del w:id="366" w:author="zengqh" w:date="2025-02-14T14:42:00Z">
        <w:r w:rsidDel="00D629C4">
          <w:rPr>
            <w:rFonts w:hint="eastAsia"/>
          </w:rPr>
          <w:delText>适用</w:delText>
        </w:r>
      </w:del>
      <w:del w:id="367" w:author="zengqh" w:date="2025-02-21T10:44:00Z">
        <w:r w:rsidDel="00097790">
          <w:rPr>
            <w:rFonts w:hint="eastAsia"/>
          </w:rPr>
          <w:delText>的国家是</w:delText>
        </w:r>
      </w:del>
      <w:del w:id="368" w:author="zengqh" w:date="2025-02-14T13:24:00Z">
        <w:r w:rsidDel="00F76E33">
          <w:rPr>
            <w:rFonts w:hint="eastAsia"/>
          </w:rPr>
          <w:delText>156</w:delText>
        </w:r>
      </w:del>
      <w:del w:id="369" w:author="zengqh" w:date="2025-02-21T10:42:00Z">
        <w:r w:rsidDel="00097790">
          <w:rPr>
            <w:rFonts w:hint="eastAsia"/>
          </w:rPr>
          <w:delText>，代表中国</w:delText>
        </w:r>
      </w:del>
      <w:del w:id="370" w:author="zengqh" w:date="2025-02-21T10:44:00Z">
        <w:r w:rsidDel="00097790">
          <w:rPr>
            <w:rFonts w:hint="eastAsia"/>
          </w:rPr>
          <w:delText>。</w:delText>
        </w:r>
      </w:del>
    </w:p>
    <w:p w:rsidR="00E86562" w:rsidRDefault="00E86562">
      <w:pPr>
        <w:pStyle w:val="affd"/>
        <w:spacing w:before="156" w:after="156"/>
      </w:pPr>
      <w:bookmarkStart w:id="371" w:name="_Toc171426783"/>
      <w:del w:id="372" w:author="zengqh" w:date="2025-02-14T14:42:00Z">
        <w:r w:rsidDel="00D629C4">
          <w:rPr>
            <w:rFonts w:hint="eastAsia"/>
          </w:rPr>
          <w:delText>适用</w:delText>
        </w:r>
      </w:del>
      <w:ins w:id="373" w:author="zengqh" w:date="2025-02-14T14:42:00Z">
        <w:r w:rsidR="00D629C4">
          <w:rPr>
            <w:rFonts w:hint="eastAsia"/>
          </w:rPr>
          <w:t>行用</w:t>
        </w:r>
      </w:ins>
      <w:r>
        <w:rPr>
          <w:rFonts w:hint="eastAsia"/>
        </w:rPr>
        <w:t>时间</w:t>
      </w:r>
      <w:bookmarkEnd w:id="371"/>
    </w:p>
    <w:p w:rsidR="00E86562" w:rsidRDefault="00E86562">
      <w:pPr>
        <w:pStyle w:val="affff6"/>
        <w:ind w:firstLine="420"/>
      </w:pPr>
      <w:r>
        <w:rPr>
          <w:rFonts w:hint="eastAsia"/>
        </w:rPr>
        <w:t>对日历</w:t>
      </w:r>
      <w:del w:id="374" w:author="zengqh" w:date="2025-02-17T14:09:00Z">
        <w:r w:rsidDel="00010CBC">
          <w:rPr>
            <w:rFonts w:hint="eastAsia"/>
          </w:rPr>
          <w:delText>的</w:delText>
        </w:r>
      </w:del>
      <w:del w:id="375" w:author="zengqh" w:date="2025-02-14T14:42:00Z">
        <w:r w:rsidDel="00D629C4">
          <w:rPr>
            <w:rFonts w:hint="eastAsia"/>
          </w:rPr>
          <w:delText>适用</w:delText>
        </w:r>
      </w:del>
      <w:ins w:id="376" w:author="zengqh" w:date="2025-02-14T14:42:00Z">
        <w:r w:rsidR="00D629C4">
          <w:rPr>
            <w:rFonts w:hint="eastAsia"/>
          </w:rPr>
          <w:t>行用</w:t>
        </w:r>
      </w:ins>
      <w:r>
        <w:rPr>
          <w:rFonts w:hint="eastAsia"/>
        </w:rPr>
        <w:t>年限的描述</w:t>
      </w:r>
      <w:r w:rsidR="009B588E">
        <w:rPr>
          <w:rFonts w:hint="eastAsia"/>
        </w:rPr>
        <w:t>，</w:t>
      </w:r>
      <w:ins w:id="377" w:author="zengqh" w:date="2025-02-08T10:28:00Z">
        <w:r w:rsidR="0011735D" w:rsidRPr="0011735D">
          <w:rPr>
            <w:rFonts w:hint="eastAsia"/>
          </w:rPr>
          <w:t>用中文、阿拉伯数字和波浪线表示</w:t>
        </w:r>
      </w:ins>
      <w:del w:id="378" w:author="zengqh" w:date="2025-02-08T10:28:00Z">
        <w:r w:rsidR="009B588E" w:rsidDel="0011735D">
          <w:rPr>
            <w:rFonts w:hint="eastAsia"/>
          </w:rPr>
          <w:delText>用阿拉伯数字和中文表示</w:delText>
        </w:r>
      </w:del>
      <w:r>
        <w:rPr>
          <w:rFonts w:hint="eastAsia"/>
        </w:rPr>
        <w:t>。</w:t>
      </w:r>
    </w:p>
    <w:p w:rsidR="00E86562" w:rsidRDefault="00E86562">
      <w:pPr>
        <w:pStyle w:val="affd"/>
        <w:spacing w:before="156" w:after="156"/>
      </w:pPr>
      <w:bookmarkStart w:id="379" w:name="_Toc171426784"/>
      <w:r>
        <w:rPr>
          <w:rFonts w:hint="eastAsia"/>
        </w:rPr>
        <w:t>备注</w:t>
      </w:r>
      <w:bookmarkEnd w:id="379"/>
    </w:p>
    <w:p w:rsidR="00D629C4" w:rsidRDefault="00E86562">
      <w:pPr>
        <w:pStyle w:val="affff6"/>
        <w:ind w:firstLine="420"/>
        <w:rPr>
          <w:ins w:id="380" w:author="zengqh" w:date="2025-02-14T14:43:00Z"/>
        </w:rPr>
      </w:pPr>
      <w:r>
        <w:rPr>
          <w:rFonts w:hint="eastAsia"/>
        </w:rPr>
        <w:t>给出其他相关的说明性信息</w:t>
      </w:r>
      <w:r w:rsidR="009B588E">
        <w:rPr>
          <w:rFonts w:hint="eastAsia"/>
        </w:rPr>
        <w:t>，用中文表示</w:t>
      </w:r>
      <w:r>
        <w:rPr>
          <w:rFonts w:hint="eastAsia"/>
        </w:rPr>
        <w:t>。</w:t>
      </w:r>
    </w:p>
    <w:p w:rsidR="00D629C4" w:rsidRDefault="00D629C4">
      <w:pPr>
        <w:widowControl/>
        <w:adjustRightInd/>
        <w:spacing w:line="240" w:lineRule="auto"/>
        <w:jc w:val="left"/>
        <w:rPr>
          <w:ins w:id="381" w:author="zengqh" w:date="2025-02-14T14:43:00Z"/>
          <w:rFonts w:ascii="宋体" w:hAnsi="Times New Roman"/>
          <w:noProof/>
          <w:kern w:val="0"/>
          <w:szCs w:val="20"/>
        </w:rPr>
      </w:pPr>
      <w:ins w:id="382" w:author="zengqh" w:date="2025-02-14T14:43:00Z">
        <w:r>
          <w:br w:type="page"/>
        </w:r>
      </w:ins>
    </w:p>
    <w:p w:rsidR="00E86562" w:rsidDel="006D1915" w:rsidRDefault="00E86562">
      <w:pPr>
        <w:pStyle w:val="affff6"/>
        <w:ind w:firstLine="420"/>
        <w:rPr>
          <w:del w:id="383" w:author="zengqh" w:date="2025-02-08T10:57:00Z"/>
        </w:rPr>
        <w:pPrChange w:id="384" w:author="zengqh" w:date="2025-02-08T10:57:00Z">
          <w:pPr>
            <w:pStyle w:val="affc"/>
            <w:spacing w:before="312" w:after="312"/>
          </w:pPr>
        </w:pPrChange>
      </w:pPr>
    </w:p>
    <w:p w:rsidR="00E86562" w:rsidDel="005A6F16" w:rsidRDefault="006D1915">
      <w:pPr>
        <w:pStyle w:val="affc"/>
        <w:spacing w:before="312" w:after="312"/>
        <w:rPr>
          <w:del w:id="385" w:author="zengqh" w:date="2025-02-08T10:48:00Z"/>
        </w:rPr>
        <w:pPrChange w:id="386" w:author="zengqh" w:date="2025-02-08T10:59:00Z">
          <w:pPr>
            <w:pStyle w:val="affff6"/>
            <w:ind w:firstLine="420"/>
          </w:pPr>
        </w:pPrChange>
      </w:pPr>
      <w:bookmarkStart w:id="387" w:name="_Toc172035079"/>
      <w:bookmarkStart w:id="388" w:name="_Toc172278588"/>
      <w:bookmarkStart w:id="389" w:name="_Toc171426785"/>
      <w:bookmarkEnd w:id="387"/>
      <w:bookmarkEnd w:id="388"/>
      <w:del w:id="390" w:author="zengqh" w:date="2025-02-08T10:57:00Z">
        <w:r w:rsidDel="006D1915">
          <w:rPr>
            <w:rFonts w:hint="eastAsia"/>
          </w:rPr>
          <w:delText>维护</w:delText>
        </w:r>
      </w:del>
      <w:bookmarkEnd w:id="389"/>
    </w:p>
    <w:p w:rsidR="001D212F" w:rsidRPr="005A6F16" w:rsidDel="005A6F16" w:rsidRDefault="00341F12">
      <w:pPr>
        <w:pStyle w:val="affff6"/>
        <w:ind w:firstLine="420"/>
        <w:rPr>
          <w:del w:id="391" w:author="zengqh" w:date="2025-02-08T10:47:00Z"/>
        </w:rPr>
      </w:pPr>
      <w:bookmarkStart w:id="392" w:name="_Toc189904780"/>
      <w:bookmarkEnd w:id="392"/>
      <w:del w:id="393" w:author="zengqh" w:date="2025-02-08T10:47:00Z">
        <w:r w:rsidRPr="005A6F16" w:rsidDel="005A6F16">
          <w:rPr>
            <w:rFonts w:hint="eastAsia"/>
          </w:rPr>
          <w:delText>日历体系</w:delText>
        </w:r>
        <w:r w:rsidR="00E86562" w:rsidRPr="005A6F16" w:rsidDel="005A6F16">
          <w:rPr>
            <w:rFonts w:hint="eastAsia"/>
          </w:rPr>
          <w:delText>代码的</w:delText>
        </w:r>
        <w:r w:rsidR="00271959" w:rsidRPr="005A6F16" w:rsidDel="005A6F16">
          <w:rPr>
            <w:rFonts w:hint="eastAsia"/>
          </w:rPr>
          <w:delText>维护</w:delText>
        </w:r>
        <w:r w:rsidR="00E86562" w:rsidRPr="005A6F16" w:rsidDel="005A6F16">
          <w:rPr>
            <w:rFonts w:hint="eastAsia"/>
          </w:rPr>
          <w:delText>将根据日历</w:delText>
        </w:r>
        <w:r w:rsidRPr="005A6F16" w:rsidDel="005A6F16">
          <w:rPr>
            <w:rFonts w:hint="eastAsia"/>
          </w:rPr>
          <w:delText>的提出以及</w:delText>
        </w:r>
        <w:r w:rsidR="00E86562" w:rsidRPr="005A6F16" w:rsidDel="005A6F16">
          <w:rPr>
            <w:rFonts w:hint="eastAsia"/>
          </w:rPr>
          <w:delText>适用</w:delText>
        </w:r>
        <w:r w:rsidRPr="005A6F16" w:rsidDel="005A6F16">
          <w:rPr>
            <w:rFonts w:hint="eastAsia"/>
          </w:rPr>
          <w:delText>情况等</w:delText>
        </w:r>
        <w:r w:rsidR="00E86562" w:rsidRPr="005A6F16" w:rsidDel="005A6F16">
          <w:rPr>
            <w:rFonts w:hint="eastAsia"/>
          </w:rPr>
          <w:delText>进行</w:delText>
        </w:r>
        <w:r w:rsidR="00271959" w:rsidRPr="005A6F16" w:rsidDel="005A6F16">
          <w:rPr>
            <w:rFonts w:hint="eastAsia"/>
          </w:rPr>
          <w:delText>修订</w:delText>
        </w:r>
        <w:r w:rsidR="00E86562" w:rsidRPr="005A6F16" w:rsidDel="005A6F16">
          <w:rPr>
            <w:rFonts w:hint="eastAsia"/>
          </w:rPr>
          <w:delText>。</w:delText>
        </w:r>
      </w:del>
    </w:p>
    <w:p w:rsidR="005A6F16" w:rsidRPr="00FF270C" w:rsidDel="00D629C4" w:rsidRDefault="005A6F16">
      <w:pPr>
        <w:pStyle w:val="affff6"/>
        <w:ind w:firstLine="420"/>
        <w:rPr>
          <w:del w:id="394" w:author="zengqh" w:date="2025-02-14T14:42:00Z"/>
        </w:rPr>
        <w:sectPr w:rsidR="005A6F16" w:rsidRPr="00FF270C" w:rsidDel="00D629C4" w:rsidSect="00204E92">
          <w:pgSz w:w="11906" w:h="16838" w:code="9"/>
          <w:pgMar w:top="2410" w:right="1134" w:bottom="1134" w:left="1134" w:header="1418" w:footer="1134" w:gutter="284"/>
          <w:pgNumType w:start="1"/>
          <w:cols w:space="425"/>
          <w:formProt w:val="0"/>
          <w:docGrid w:type="lines" w:linePitch="312"/>
        </w:sectPr>
      </w:pPr>
      <w:bookmarkStart w:id="395" w:name="BookMark6"/>
      <w:bookmarkEnd w:id="116"/>
    </w:p>
    <w:p w:rsidR="00A55A90" w:rsidRDefault="00A55A90" w:rsidP="00A55A90">
      <w:pPr>
        <w:pStyle w:val="affffd"/>
        <w:spacing w:before="124" w:after="156"/>
      </w:pPr>
      <w:bookmarkStart w:id="396" w:name="_Toc191365190"/>
      <w:r w:rsidRPr="00394E13">
        <w:rPr>
          <w:rFonts w:hint="eastAsia"/>
          <w:spacing w:val="105"/>
        </w:rPr>
        <w:t>参考文</w:t>
      </w:r>
      <w:r>
        <w:rPr>
          <w:rFonts w:hint="eastAsia"/>
        </w:rPr>
        <w:t>献</w:t>
      </w:r>
      <w:bookmarkEnd w:id="396"/>
    </w:p>
    <w:p w:rsidR="006C39A2" w:rsidRDefault="00A55A90" w:rsidP="00A55A90">
      <w:pPr>
        <w:pStyle w:val="afffffffffff7"/>
      </w:pPr>
      <w:r>
        <w:rPr>
          <w:rFonts w:hint="eastAsia"/>
        </w:rPr>
        <w:t xml:space="preserve">[1] </w:t>
      </w:r>
      <w:r w:rsidR="006C39A2">
        <w:rPr>
          <w:rFonts w:hint="eastAsia"/>
        </w:rPr>
        <w:t>现代汉语词典（第7版）</w:t>
      </w:r>
    </w:p>
    <w:p w:rsidR="00D558F7" w:rsidRDefault="006C39A2" w:rsidP="00A55A90">
      <w:pPr>
        <w:pStyle w:val="afffffffffff7"/>
      </w:pPr>
      <w:r>
        <w:rPr>
          <w:rFonts w:hint="eastAsia"/>
        </w:rPr>
        <w:t xml:space="preserve">[2] </w:t>
      </w:r>
      <w:r w:rsidR="00D558F7" w:rsidRPr="00D558F7">
        <w:t>ISO 8601-1</w:t>
      </w:r>
      <w:r w:rsidR="00D558F7">
        <w:rPr>
          <w:rFonts w:hint="eastAsia"/>
        </w:rPr>
        <w:t>：</w:t>
      </w:r>
      <w:proofErr w:type="gramStart"/>
      <w:r w:rsidR="00D558F7" w:rsidRPr="00D558F7">
        <w:t>2019</w:t>
      </w:r>
      <w:r w:rsidR="00D558F7">
        <w:rPr>
          <w:rFonts w:hint="eastAsia"/>
        </w:rPr>
        <w:t xml:space="preserve">  </w:t>
      </w:r>
      <w:r w:rsidR="00C9510A">
        <w:t>Date</w:t>
      </w:r>
      <w:proofErr w:type="gramEnd"/>
      <w:r w:rsidR="00C9510A">
        <w:t xml:space="preserve"> and time</w:t>
      </w:r>
      <w:r w:rsidR="00D558F7" w:rsidRPr="00D558F7">
        <w:t>—</w:t>
      </w:r>
      <w:r w:rsidR="00D558F7" w:rsidRPr="00D558F7">
        <w:t>Representati</w:t>
      </w:r>
      <w:r w:rsidR="00C9510A">
        <w:t>ons for information interchange</w:t>
      </w:r>
      <w:r w:rsidR="00D558F7" w:rsidRPr="00D558F7">
        <w:t>—</w:t>
      </w:r>
      <w:r w:rsidR="00C9510A">
        <w:t>Part</w:t>
      </w:r>
      <w:r w:rsidR="00C9510A">
        <w:rPr>
          <w:rFonts w:hint="eastAsia"/>
        </w:rPr>
        <w:t xml:space="preserve"> </w:t>
      </w:r>
      <w:r w:rsidR="00D558F7" w:rsidRPr="00D558F7">
        <w:t>1: Basic rules</w:t>
      </w:r>
    </w:p>
    <w:p w:rsidR="00A55A90" w:rsidRDefault="00D558F7" w:rsidP="00A55A90">
      <w:pPr>
        <w:pStyle w:val="afffffffffff7"/>
      </w:pPr>
      <w:r>
        <w:rPr>
          <w:rFonts w:hint="eastAsia"/>
        </w:rPr>
        <w:t xml:space="preserve">[3] </w:t>
      </w:r>
      <w:r w:rsidR="00A55A90" w:rsidRPr="00A55A90">
        <w:rPr>
          <w:rFonts w:hint="eastAsia"/>
        </w:rPr>
        <w:t>GB</w:t>
      </w:r>
      <w:r w:rsidR="00A55A90">
        <w:rPr>
          <w:rFonts w:hint="eastAsia"/>
        </w:rPr>
        <w:t>/</w:t>
      </w:r>
      <w:r w:rsidR="00A55A90" w:rsidRPr="00A55A90">
        <w:rPr>
          <w:rFonts w:hint="eastAsia"/>
        </w:rPr>
        <w:t>T 32656</w:t>
      </w:r>
      <w:r w:rsidR="0088276A">
        <w:rPr>
          <w:rFonts w:hint="eastAsia"/>
        </w:rPr>
        <w:t>—</w:t>
      </w:r>
      <w:r w:rsidR="00A55A90" w:rsidRPr="00A55A90">
        <w:rPr>
          <w:rFonts w:hint="eastAsia"/>
        </w:rPr>
        <w:t xml:space="preserve">2016 </w:t>
      </w:r>
      <w:r w:rsidR="00A55A90">
        <w:rPr>
          <w:rFonts w:hint="eastAsia"/>
        </w:rPr>
        <w:t xml:space="preserve"> </w:t>
      </w:r>
      <w:r w:rsidR="00A55A90" w:rsidRPr="00A55A90">
        <w:rPr>
          <w:rFonts w:hint="eastAsia"/>
        </w:rPr>
        <w:t>日历及日程数据格式</w:t>
      </w:r>
    </w:p>
    <w:p w:rsidR="00A55A90" w:rsidRDefault="006C39A2" w:rsidP="00A55A90">
      <w:pPr>
        <w:pStyle w:val="afffffffffff7"/>
      </w:pPr>
      <w:r>
        <w:rPr>
          <w:rFonts w:hint="eastAsia"/>
        </w:rPr>
        <w:t>[</w:t>
      </w:r>
      <w:r w:rsidR="00D558F7">
        <w:rPr>
          <w:rFonts w:hint="eastAsia"/>
        </w:rPr>
        <w:t>4</w:t>
      </w:r>
      <w:r>
        <w:rPr>
          <w:rFonts w:hint="eastAsia"/>
        </w:rPr>
        <w:t xml:space="preserve">] </w:t>
      </w:r>
      <w:r w:rsidR="00535C10">
        <w:t>ZC 0010</w:t>
      </w:r>
      <w:r w:rsidR="00535C10">
        <w:t>—</w:t>
      </w:r>
      <w:r w:rsidR="00535C10" w:rsidRPr="00535C10">
        <w:t>2006</w:t>
      </w:r>
      <w:r w:rsidR="00535C10">
        <w:rPr>
          <w:rFonts w:hint="eastAsia"/>
        </w:rPr>
        <w:t xml:space="preserve">  </w:t>
      </w:r>
      <w:r w:rsidR="00535C10" w:rsidRPr="00535C10">
        <w:rPr>
          <w:rFonts w:hint="eastAsia"/>
        </w:rPr>
        <w:t>采用公历标示日期的规范（试行）</w:t>
      </w:r>
    </w:p>
    <w:p w:rsidR="00A55A90" w:rsidRDefault="00A55A90" w:rsidP="00A55A90">
      <w:pPr>
        <w:pStyle w:val="afffffffffff7"/>
      </w:pPr>
      <w:r>
        <w:rPr>
          <w:rFonts w:hint="eastAsia"/>
        </w:rPr>
        <w:t>[</w:t>
      </w:r>
      <w:r w:rsidR="00D558F7">
        <w:rPr>
          <w:rFonts w:hint="eastAsia"/>
        </w:rPr>
        <w:t>5</w:t>
      </w:r>
      <w:r>
        <w:rPr>
          <w:rFonts w:hint="eastAsia"/>
        </w:rPr>
        <w:t xml:space="preserve">] </w:t>
      </w:r>
      <w:r w:rsidR="006C39A2" w:rsidRPr="006C39A2">
        <w:rPr>
          <w:rFonts w:hint="eastAsia"/>
        </w:rPr>
        <w:t>GB</w:t>
      </w:r>
      <w:r w:rsidR="006C39A2">
        <w:rPr>
          <w:rFonts w:hint="eastAsia"/>
        </w:rPr>
        <w:t>/</w:t>
      </w:r>
      <w:r w:rsidR="006C39A2" w:rsidRPr="006C39A2">
        <w:rPr>
          <w:rFonts w:hint="eastAsia"/>
        </w:rPr>
        <w:t>T 39319</w:t>
      </w:r>
      <w:r w:rsidR="0088276A">
        <w:rPr>
          <w:rFonts w:hint="eastAsia"/>
        </w:rPr>
        <w:t>—</w:t>
      </w:r>
      <w:r w:rsidR="006C39A2" w:rsidRPr="006C39A2">
        <w:rPr>
          <w:rFonts w:hint="eastAsia"/>
        </w:rPr>
        <w:t xml:space="preserve">2020 </w:t>
      </w:r>
      <w:r w:rsidR="006C39A2">
        <w:rPr>
          <w:rFonts w:hint="eastAsia"/>
        </w:rPr>
        <w:t xml:space="preserve"> </w:t>
      </w:r>
      <w:r w:rsidR="006C39A2" w:rsidRPr="006C39A2">
        <w:rPr>
          <w:rFonts w:hint="eastAsia"/>
        </w:rPr>
        <w:t>电子商务交易主体统一标识编码规则</w:t>
      </w:r>
    </w:p>
    <w:p w:rsidR="006C39A2" w:rsidRDefault="006C39A2" w:rsidP="006C39A2">
      <w:pPr>
        <w:pStyle w:val="afffffffffff7"/>
      </w:pPr>
      <w:r>
        <w:rPr>
          <w:rFonts w:hint="eastAsia"/>
        </w:rPr>
        <w:t>[</w:t>
      </w:r>
      <w:r w:rsidR="00D558F7">
        <w:rPr>
          <w:rFonts w:hint="eastAsia"/>
        </w:rPr>
        <w:t>6</w:t>
      </w:r>
      <w:r>
        <w:rPr>
          <w:rFonts w:hint="eastAsia"/>
        </w:rPr>
        <w:t xml:space="preserve">] </w:t>
      </w:r>
      <w:r w:rsidRPr="006C39A2">
        <w:rPr>
          <w:rFonts w:hint="eastAsia"/>
        </w:rPr>
        <w:t>GB</w:t>
      </w:r>
      <w:r>
        <w:rPr>
          <w:rFonts w:hint="eastAsia"/>
        </w:rPr>
        <w:t>/</w:t>
      </w:r>
      <w:r w:rsidRPr="006C39A2">
        <w:rPr>
          <w:rFonts w:hint="eastAsia"/>
        </w:rPr>
        <w:t>T 43033</w:t>
      </w:r>
      <w:r w:rsidR="0088276A">
        <w:rPr>
          <w:rFonts w:hint="eastAsia"/>
        </w:rPr>
        <w:t>—</w:t>
      </w:r>
      <w:r w:rsidRPr="006C39A2">
        <w:rPr>
          <w:rFonts w:hint="eastAsia"/>
        </w:rPr>
        <w:t xml:space="preserve">2023 </w:t>
      </w:r>
      <w:r>
        <w:rPr>
          <w:rFonts w:hint="eastAsia"/>
        </w:rPr>
        <w:t xml:space="preserve"> </w:t>
      </w:r>
      <w:r w:rsidRPr="006C39A2">
        <w:rPr>
          <w:rFonts w:hint="eastAsia"/>
        </w:rPr>
        <w:t>分布式供能工程标识系统编码规范</w:t>
      </w:r>
    </w:p>
    <w:p w:rsidR="006C39A2" w:rsidRDefault="006C39A2" w:rsidP="006C39A2">
      <w:pPr>
        <w:pStyle w:val="afffffffffff7"/>
      </w:pPr>
      <w:r>
        <w:rPr>
          <w:rFonts w:hint="eastAsia"/>
        </w:rPr>
        <w:t>[</w:t>
      </w:r>
      <w:r w:rsidR="00D558F7">
        <w:rPr>
          <w:rFonts w:hint="eastAsia"/>
        </w:rPr>
        <w:t>7</w:t>
      </w:r>
      <w:r>
        <w:rPr>
          <w:rFonts w:hint="eastAsia"/>
        </w:rPr>
        <w:t xml:space="preserve">] </w:t>
      </w:r>
      <w:r w:rsidRPr="006C39A2">
        <w:rPr>
          <w:rFonts w:hint="eastAsia"/>
        </w:rPr>
        <w:t>GB</w:t>
      </w:r>
      <w:r>
        <w:rPr>
          <w:rFonts w:hint="eastAsia"/>
        </w:rPr>
        <w:t>/</w:t>
      </w:r>
      <w:r w:rsidRPr="006C39A2">
        <w:rPr>
          <w:rFonts w:hint="eastAsia"/>
        </w:rPr>
        <w:t>T 40058</w:t>
      </w:r>
      <w:r w:rsidR="0088276A">
        <w:rPr>
          <w:rFonts w:hint="eastAsia"/>
        </w:rPr>
        <w:t>—</w:t>
      </w:r>
      <w:r w:rsidRPr="006C39A2">
        <w:rPr>
          <w:rFonts w:hint="eastAsia"/>
        </w:rPr>
        <w:t xml:space="preserve">2021 </w:t>
      </w:r>
      <w:r>
        <w:rPr>
          <w:rFonts w:hint="eastAsia"/>
        </w:rPr>
        <w:t xml:space="preserve"> </w:t>
      </w:r>
      <w:r w:rsidRPr="006C39A2">
        <w:rPr>
          <w:rFonts w:hint="eastAsia"/>
        </w:rPr>
        <w:t>全国固定资产投资项目代码编码规范</w:t>
      </w:r>
    </w:p>
    <w:p w:rsidR="006C39A2" w:rsidRDefault="006C39A2" w:rsidP="006C39A2">
      <w:pPr>
        <w:pStyle w:val="afffffffffff7"/>
      </w:pPr>
      <w:r>
        <w:rPr>
          <w:rFonts w:hint="eastAsia"/>
        </w:rPr>
        <w:t>[</w:t>
      </w:r>
      <w:r w:rsidR="00D558F7">
        <w:rPr>
          <w:rFonts w:hint="eastAsia"/>
        </w:rPr>
        <w:t>8</w:t>
      </w:r>
      <w:r>
        <w:rPr>
          <w:rFonts w:hint="eastAsia"/>
        </w:rPr>
        <w:t xml:space="preserve">] </w:t>
      </w:r>
      <w:r w:rsidRPr="006C39A2">
        <w:rPr>
          <w:rFonts w:hint="eastAsia"/>
        </w:rPr>
        <w:t>GB</w:t>
      </w:r>
      <w:r>
        <w:rPr>
          <w:rFonts w:hint="eastAsia"/>
        </w:rPr>
        <w:t>/</w:t>
      </w:r>
      <w:r w:rsidRPr="006C39A2">
        <w:rPr>
          <w:rFonts w:hint="eastAsia"/>
        </w:rPr>
        <w:t>T 42442.2</w:t>
      </w:r>
      <w:r w:rsidR="0088276A">
        <w:rPr>
          <w:rFonts w:hint="eastAsia"/>
        </w:rPr>
        <w:t>—</w:t>
      </w:r>
      <w:r w:rsidRPr="006C39A2">
        <w:rPr>
          <w:rFonts w:hint="eastAsia"/>
        </w:rPr>
        <w:t xml:space="preserve">2024 </w:t>
      </w:r>
      <w:r>
        <w:rPr>
          <w:rFonts w:hint="eastAsia"/>
        </w:rPr>
        <w:t xml:space="preserve"> </w:t>
      </w:r>
      <w:r w:rsidRPr="006C39A2">
        <w:rPr>
          <w:rFonts w:hint="eastAsia"/>
        </w:rPr>
        <w:t>智慧城市 智慧停车 第2部分：数据要求</w:t>
      </w:r>
    </w:p>
    <w:p w:rsidR="006C39A2" w:rsidRDefault="006C39A2" w:rsidP="006C39A2">
      <w:pPr>
        <w:pStyle w:val="afffffffffff7"/>
      </w:pPr>
      <w:r>
        <w:rPr>
          <w:rFonts w:hint="eastAsia"/>
        </w:rPr>
        <w:t>[</w:t>
      </w:r>
      <w:r w:rsidR="00D558F7">
        <w:rPr>
          <w:rFonts w:hint="eastAsia"/>
        </w:rPr>
        <w:t>9</w:t>
      </w:r>
      <w:r>
        <w:rPr>
          <w:rFonts w:hint="eastAsia"/>
        </w:rPr>
        <w:t xml:space="preserve">] </w:t>
      </w:r>
      <w:r w:rsidRPr="006C39A2">
        <w:rPr>
          <w:rFonts w:hint="eastAsia"/>
        </w:rPr>
        <w:t>GB</w:t>
      </w:r>
      <w:r>
        <w:rPr>
          <w:rFonts w:hint="eastAsia"/>
        </w:rPr>
        <w:t>/</w:t>
      </w:r>
      <w:r w:rsidRPr="006C39A2">
        <w:rPr>
          <w:rFonts w:hint="eastAsia"/>
        </w:rPr>
        <w:t>T 32739</w:t>
      </w:r>
      <w:r w:rsidR="0088276A">
        <w:rPr>
          <w:rFonts w:hint="eastAsia"/>
        </w:rPr>
        <w:t>—</w:t>
      </w:r>
      <w:r w:rsidRPr="006C39A2">
        <w:rPr>
          <w:rFonts w:hint="eastAsia"/>
        </w:rPr>
        <w:t xml:space="preserve">2016 </w:t>
      </w:r>
      <w:r>
        <w:rPr>
          <w:rFonts w:hint="eastAsia"/>
        </w:rPr>
        <w:t xml:space="preserve"> </w:t>
      </w:r>
      <w:r w:rsidRPr="006C39A2">
        <w:rPr>
          <w:rFonts w:hint="eastAsia"/>
        </w:rPr>
        <w:t>土壤科学数据元数据</w:t>
      </w:r>
    </w:p>
    <w:p w:rsidR="00511663" w:rsidRDefault="006C39A2" w:rsidP="006C39A2">
      <w:pPr>
        <w:pStyle w:val="afffffffffff7"/>
      </w:pPr>
      <w:r>
        <w:rPr>
          <w:rFonts w:hint="eastAsia"/>
        </w:rPr>
        <w:t>[</w:t>
      </w:r>
      <w:del w:id="397" w:author="zengqh" w:date="2025-02-08T09:51:00Z">
        <w:r w:rsidR="00511663" w:rsidDel="00AB6941">
          <w:rPr>
            <w:rFonts w:hint="eastAsia"/>
          </w:rPr>
          <w:delText>9</w:delText>
        </w:r>
      </w:del>
      <w:ins w:id="398" w:author="zengqh" w:date="2025-02-08T09:51:00Z">
        <w:r w:rsidR="00AB6941">
          <w:rPr>
            <w:rFonts w:hint="eastAsia"/>
          </w:rPr>
          <w:t>10</w:t>
        </w:r>
      </w:ins>
      <w:r>
        <w:rPr>
          <w:rFonts w:hint="eastAsia"/>
        </w:rPr>
        <w:t xml:space="preserve">] </w:t>
      </w:r>
      <w:r w:rsidR="00511663" w:rsidRPr="00511663">
        <w:rPr>
          <w:rFonts w:hint="eastAsia"/>
        </w:rPr>
        <w:t>GB</w:t>
      </w:r>
      <w:r w:rsidR="00511663">
        <w:rPr>
          <w:rFonts w:hint="eastAsia"/>
        </w:rPr>
        <w:t>/</w:t>
      </w:r>
      <w:r w:rsidR="00511663" w:rsidRPr="00511663">
        <w:rPr>
          <w:rFonts w:hint="eastAsia"/>
        </w:rPr>
        <w:t>T 31074</w:t>
      </w:r>
      <w:r w:rsidR="0088276A">
        <w:rPr>
          <w:rFonts w:hint="eastAsia"/>
        </w:rPr>
        <w:t>—</w:t>
      </w:r>
      <w:r w:rsidR="00511663" w:rsidRPr="00511663">
        <w:rPr>
          <w:rFonts w:hint="eastAsia"/>
        </w:rPr>
        <w:t xml:space="preserve">2014 </w:t>
      </w:r>
      <w:r w:rsidR="00511663">
        <w:rPr>
          <w:rFonts w:hint="eastAsia"/>
        </w:rPr>
        <w:t xml:space="preserve"> </w:t>
      </w:r>
      <w:r w:rsidR="00511663" w:rsidRPr="00511663">
        <w:rPr>
          <w:rFonts w:hint="eastAsia"/>
        </w:rPr>
        <w:t>科技平台 数据元设计与管理</w:t>
      </w:r>
    </w:p>
    <w:p w:rsidR="00511663" w:rsidRDefault="00511663" w:rsidP="00511663">
      <w:pPr>
        <w:pStyle w:val="afffffffffff7"/>
      </w:pPr>
      <w:r>
        <w:rPr>
          <w:rFonts w:hint="eastAsia"/>
        </w:rPr>
        <w:t>[1</w:t>
      </w:r>
      <w:ins w:id="399" w:author="zengqh" w:date="2025-02-08T09:51:00Z">
        <w:r w:rsidR="00AB6941">
          <w:rPr>
            <w:rFonts w:hint="eastAsia"/>
          </w:rPr>
          <w:t>1</w:t>
        </w:r>
      </w:ins>
      <w:del w:id="400" w:author="zengqh" w:date="2025-02-08T09:51:00Z">
        <w:r w:rsidDel="00AB6941">
          <w:rPr>
            <w:rFonts w:hint="eastAsia"/>
          </w:rPr>
          <w:delText>0</w:delText>
        </w:r>
      </w:del>
      <w:r>
        <w:rPr>
          <w:rFonts w:hint="eastAsia"/>
        </w:rPr>
        <w:t xml:space="preserve">] </w:t>
      </w:r>
      <w:r w:rsidRPr="00511663">
        <w:rPr>
          <w:rFonts w:hint="eastAsia"/>
        </w:rPr>
        <w:t>GB</w:t>
      </w:r>
      <w:r>
        <w:rPr>
          <w:rFonts w:hint="eastAsia"/>
        </w:rPr>
        <w:t>/</w:t>
      </w:r>
      <w:r w:rsidRPr="00511663">
        <w:rPr>
          <w:rFonts w:hint="eastAsia"/>
        </w:rPr>
        <w:t>T 42081</w:t>
      </w:r>
      <w:r w:rsidR="0088276A">
        <w:rPr>
          <w:rFonts w:hint="eastAsia"/>
        </w:rPr>
        <w:t>—</w:t>
      </w:r>
      <w:r w:rsidRPr="00511663">
        <w:rPr>
          <w:rFonts w:hint="eastAsia"/>
        </w:rPr>
        <w:t>2022</w:t>
      </w:r>
      <w:r>
        <w:rPr>
          <w:rFonts w:hint="eastAsia"/>
        </w:rPr>
        <w:t xml:space="preserve"> </w:t>
      </w:r>
      <w:r w:rsidRPr="00511663">
        <w:rPr>
          <w:rFonts w:hint="eastAsia"/>
        </w:rPr>
        <w:t xml:space="preserve"> 志愿服务基础数据元</w:t>
      </w:r>
    </w:p>
    <w:p w:rsidR="00511663" w:rsidRDefault="00511663" w:rsidP="00511663">
      <w:pPr>
        <w:pStyle w:val="afffffffffff7"/>
      </w:pPr>
      <w:r>
        <w:rPr>
          <w:rFonts w:hint="eastAsia"/>
        </w:rPr>
        <w:t>[1</w:t>
      </w:r>
      <w:ins w:id="401" w:author="zengqh" w:date="2025-02-08T09:51:00Z">
        <w:r w:rsidR="00AB6941">
          <w:rPr>
            <w:rFonts w:hint="eastAsia"/>
          </w:rPr>
          <w:t>2</w:t>
        </w:r>
      </w:ins>
      <w:del w:id="402" w:author="zengqh" w:date="2025-02-08T09:51:00Z">
        <w:r w:rsidDel="00AB6941">
          <w:rPr>
            <w:rFonts w:hint="eastAsia"/>
          </w:rPr>
          <w:delText>1</w:delText>
        </w:r>
      </w:del>
      <w:r>
        <w:rPr>
          <w:rFonts w:hint="eastAsia"/>
        </w:rPr>
        <w:t xml:space="preserve">] </w:t>
      </w:r>
      <w:r w:rsidRPr="00511663">
        <w:rPr>
          <w:rFonts w:hint="eastAsia"/>
        </w:rPr>
        <w:t>GB</w:t>
      </w:r>
      <w:r w:rsidR="003C754F">
        <w:rPr>
          <w:rFonts w:hint="eastAsia"/>
        </w:rPr>
        <w:t>/</w:t>
      </w:r>
      <w:r w:rsidRPr="00511663">
        <w:rPr>
          <w:rFonts w:hint="eastAsia"/>
        </w:rPr>
        <w:t>T 43730</w:t>
      </w:r>
      <w:r w:rsidR="0088276A">
        <w:rPr>
          <w:rFonts w:hint="eastAsia"/>
        </w:rPr>
        <w:t>—</w:t>
      </w:r>
      <w:r w:rsidRPr="00511663">
        <w:rPr>
          <w:rFonts w:hint="eastAsia"/>
        </w:rPr>
        <w:t xml:space="preserve">2024 </w:t>
      </w:r>
      <w:r>
        <w:rPr>
          <w:rFonts w:hint="eastAsia"/>
        </w:rPr>
        <w:t xml:space="preserve"> </w:t>
      </w:r>
      <w:r w:rsidRPr="00511663">
        <w:rPr>
          <w:rFonts w:hint="eastAsia"/>
        </w:rPr>
        <w:t>食品生产数据管理技术规范</w:t>
      </w:r>
    </w:p>
    <w:p w:rsidR="00511663" w:rsidRDefault="00511663" w:rsidP="00511663">
      <w:pPr>
        <w:pStyle w:val="afffffffffff7"/>
      </w:pPr>
      <w:r>
        <w:rPr>
          <w:rFonts w:hint="eastAsia"/>
        </w:rPr>
        <w:t>[1</w:t>
      </w:r>
      <w:ins w:id="403" w:author="zengqh" w:date="2025-02-08T09:51:00Z">
        <w:r w:rsidR="00AB6941">
          <w:rPr>
            <w:rFonts w:hint="eastAsia"/>
          </w:rPr>
          <w:t>3</w:t>
        </w:r>
      </w:ins>
      <w:del w:id="404" w:author="zengqh" w:date="2025-02-08T09:51:00Z">
        <w:r w:rsidDel="00AB6941">
          <w:rPr>
            <w:rFonts w:hint="eastAsia"/>
          </w:rPr>
          <w:delText>2</w:delText>
        </w:r>
      </w:del>
      <w:r>
        <w:rPr>
          <w:rFonts w:hint="eastAsia"/>
        </w:rPr>
        <w:t xml:space="preserve">] </w:t>
      </w:r>
      <w:r w:rsidRPr="00511663">
        <w:rPr>
          <w:rFonts w:hint="eastAsia"/>
        </w:rPr>
        <w:t>GB</w:t>
      </w:r>
      <w:r w:rsidR="003C754F">
        <w:rPr>
          <w:rFonts w:hint="eastAsia"/>
        </w:rPr>
        <w:t>/</w:t>
      </w:r>
      <w:r w:rsidRPr="00511663">
        <w:rPr>
          <w:rFonts w:hint="eastAsia"/>
        </w:rPr>
        <w:t>T 43265</w:t>
      </w:r>
      <w:r w:rsidR="0088276A">
        <w:rPr>
          <w:rFonts w:hint="eastAsia"/>
        </w:rPr>
        <w:t>—</w:t>
      </w:r>
      <w:r w:rsidRPr="00511663">
        <w:rPr>
          <w:rFonts w:hint="eastAsia"/>
        </w:rPr>
        <w:t xml:space="preserve">2023 </w:t>
      </w:r>
      <w:r>
        <w:rPr>
          <w:rFonts w:hint="eastAsia"/>
        </w:rPr>
        <w:t xml:space="preserve"> </w:t>
      </w:r>
      <w:r w:rsidRPr="00511663">
        <w:rPr>
          <w:rFonts w:hint="eastAsia"/>
        </w:rPr>
        <w:t>进口冷</w:t>
      </w:r>
      <w:proofErr w:type="gramStart"/>
      <w:r w:rsidRPr="00511663">
        <w:rPr>
          <w:rFonts w:hint="eastAsia"/>
        </w:rPr>
        <w:t>链食品</w:t>
      </w:r>
      <w:proofErr w:type="gramEnd"/>
      <w:r w:rsidRPr="00511663">
        <w:rPr>
          <w:rFonts w:hint="eastAsia"/>
        </w:rPr>
        <w:t>追溯 追溯系统数据元</w:t>
      </w:r>
    </w:p>
    <w:p w:rsidR="00DF4EC6" w:rsidRDefault="003C754F" w:rsidP="003C754F">
      <w:pPr>
        <w:pStyle w:val="afffffffffff7"/>
      </w:pPr>
      <w:r>
        <w:rPr>
          <w:rFonts w:hint="eastAsia"/>
        </w:rPr>
        <w:t>[1</w:t>
      </w:r>
      <w:ins w:id="405" w:author="zengqh" w:date="2025-02-08T09:51:00Z">
        <w:r w:rsidR="00AB6941">
          <w:rPr>
            <w:rFonts w:hint="eastAsia"/>
          </w:rPr>
          <w:t>4</w:t>
        </w:r>
      </w:ins>
      <w:del w:id="406" w:author="zengqh" w:date="2025-02-08T09:51:00Z">
        <w:r w:rsidDel="00AB6941">
          <w:rPr>
            <w:rFonts w:hint="eastAsia"/>
          </w:rPr>
          <w:delText>3</w:delText>
        </w:r>
      </w:del>
      <w:r>
        <w:rPr>
          <w:rFonts w:hint="eastAsia"/>
        </w:rPr>
        <w:t xml:space="preserve">] </w:t>
      </w:r>
      <w:r w:rsidR="00DF4EC6" w:rsidRPr="00DF4EC6">
        <w:rPr>
          <w:rFonts w:hint="eastAsia"/>
        </w:rPr>
        <w:t>GB/T 14946.1</w:t>
      </w:r>
      <w:r w:rsidR="00DF4EC6">
        <w:rPr>
          <w:rFonts w:hint="eastAsia"/>
        </w:rPr>
        <w:t>—</w:t>
      </w:r>
      <w:r w:rsidR="00DF4EC6" w:rsidRPr="00DF4EC6">
        <w:rPr>
          <w:rFonts w:hint="eastAsia"/>
        </w:rPr>
        <w:t>2019</w:t>
      </w:r>
      <w:r w:rsidR="00DF4EC6" w:rsidRPr="00DF4EC6">
        <w:rPr>
          <w:rFonts w:hint="eastAsia"/>
        </w:rPr>
        <w:tab/>
      </w:r>
      <w:r w:rsidR="00DF4EC6">
        <w:rPr>
          <w:rFonts w:hint="eastAsia"/>
        </w:rPr>
        <w:t xml:space="preserve">  </w:t>
      </w:r>
      <w:r w:rsidR="00DF4EC6" w:rsidRPr="00DF4EC6">
        <w:rPr>
          <w:rFonts w:hint="eastAsia"/>
        </w:rPr>
        <w:t>全国组织、干部、人事管理信息  第1部分:数据元</w:t>
      </w:r>
    </w:p>
    <w:p w:rsidR="003C754F" w:rsidRDefault="00DF4EC6" w:rsidP="003C754F">
      <w:pPr>
        <w:pStyle w:val="afffffffffff7"/>
      </w:pPr>
      <w:r>
        <w:rPr>
          <w:rFonts w:hint="eastAsia"/>
        </w:rPr>
        <w:t>[1</w:t>
      </w:r>
      <w:ins w:id="407" w:author="zengqh" w:date="2025-02-08T09:51:00Z">
        <w:r w:rsidR="00AB6941">
          <w:rPr>
            <w:rFonts w:hint="eastAsia"/>
          </w:rPr>
          <w:t>5</w:t>
        </w:r>
      </w:ins>
      <w:del w:id="408" w:author="zengqh" w:date="2025-02-08T09:51:00Z">
        <w:r w:rsidDel="00AB6941">
          <w:rPr>
            <w:rFonts w:hint="eastAsia"/>
          </w:rPr>
          <w:delText>4</w:delText>
        </w:r>
      </w:del>
      <w:r>
        <w:rPr>
          <w:rFonts w:hint="eastAsia"/>
        </w:rPr>
        <w:t xml:space="preserve">] </w:t>
      </w:r>
      <w:r w:rsidR="003C754F" w:rsidRPr="003C754F">
        <w:rPr>
          <w:rFonts w:hint="eastAsia"/>
        </w:rPr>
        <w:t>GB</w:t>
      </w:r>
      <w:r w:rsidR="003C754F">
        <w:rPr>
          <w:rFonts w:hint="eastAsia"/>
        </w:rPr>
        <w:t>/</w:t>
      </w:r>
      <w:r w:rsidR="003C754F" w:rsidRPr="003C754F">
        <w:rPr>
          <w:rFonts w:hint="eastAsia"/>
        </w:rPr>
        <w:t>T 41832</w:t>
      </w:r>
      <w:r w:rsidR="0088276A">
        <w:rPr>
          <w:rFonts w:hint="eastAsia"/>
        </w:rPr>
        <w:t>—</w:t>
      </w:r>
      <w:r w:rsidR="003C754F" w:rsidRPr="003C754F">
        <w:rPr>
          <w:rFonts w:hint="eastAsia"/>
        </w:rPr>
        <w:t>2022</w:t>
      </w:r>
      <w:r w:rsidR="003C754F">
        <w:rPr>
          <w:rFonts w:hint="eastAsia"/>
        </w:rPr>
        <w:t xml:space="preserve"> </w:t>
      </w:r>
      <w:r w:rsidR="003C754F" w:rsidRPr="003C754F">
        <w:rPr>
          <w:rFonts w:hint="eastAsia"/>
        </w:rPr>
        <w:t xml:space="preserve"> 通用寄递地址编码规则</w:t>
      </w:r>
    </w:p>
    <w:p w:rsidR="006C39A2" w:rsidRPr="003C754F" w:rsidRDefault="006C39A2" w:rsidP="006C39A2">
      <w:pPr>
        <w:pStyle w:val="afffffffffff7"/>
      </w:pPr>
    </w:p>
    <w:p w:rsidR="00A55A90" w:rsidRDefault="00A55A90">
      <w:pPr>
        <w:pStyle w:val="affff6"/>
        <w:ind w:firstLine="420"/>
      </w:pPr>
    </w:p>
    <w:bookmarkEnd w:id="395"/>
    <w:p w:rsidR="00A55A90" w:rsidRDefault="00A55A90">
      <w:pPr>
        <w:pStyle w:val="affff6"/>
        <w:ind w:firstLine="420"/>
      </w:pPr>
    </w:p>
    <w:p w:rsidR="009273B3" w:rsidRPr="0096381A" w:rsidRDefault="00147261">
      <w:pPr>
        <w:pStyle w:val="affff6"/>
        <w:ind w:firstLineChars="0" w:firstLine="0"/>
        <w:jc w:val="center"/>
      </w:pPr>
      <w:bookmarkStart w:id="409" w:name="BookMark8"/>
      <w:r>
        <w:drawing>
          <wp:inline distT="0" distB="0" distL="0" distR="0" wp14:anchorId="5415FA9A" wp14:editId="6A3BB66B">
            <wp:extent cx="1485900" cy="317500"/>
            <wp:effectExtent l="0" t="0" r="0" b="6350"/>
            <wp:docPr id="6" name="图片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485900" cy="317500"/>
                    </a:xfrm>
                    <a:prstGeom prst="rect">
                      <a:avLst/>
                    </a:prstGeom>
                  </pic:spPr>
                </pic:pic>
              </a:graphicData>
            </a:graphic>
          </wp:inline>
        </w:drawing>
      </w:r>
      <w:bookmarkEnd w:id="409"/>
    </w:p>
    <w:sectPr w:rsidR="009273B3" w:rsidRPr="0096381A" w:rsidSect="00CF2EF6">
      <w:pgSz w:w="11906" w:h="16838" w:code="9"/>
      <w:pgMar w:top="2410" w:right="1134" w:bottom="1134" w:left="1134" w:header="1418" w:footer="1134" w:gutter="284"/>
      <w:cols w:space="425"/>
      <w:formProt w:val="0"/>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07" w:author="zengqh" w:date="2025-02-14T10:02:00Z" w:initials="z">
    <w:p w:rsidR="00F76E33" w:rsidRDefault="00F76E33" w:rsidP="00173157">
      <w:pPr>
        <w:pStyle w:val="afffffffffff4"/>
      </w:pPr>
      <w:r>
        <w:rPr>
          <w:rStyle w:val="afffffffffff3"/>
        </w:rPr>
        <w:annotationRef/>
      </w:r>
      <w:r>
        <w:t>ISO 3166-1:2020</w:t>
      </w:r>
      <w:r>
        <w:rPr>
          <w:rFonts w:hint="eastAsia"/>
        </w:rPr>
        <w:t>《</w:t>
      </w:r>
      <w:r w:rsidRPr="00173157">
        <w:t>Codes for the representation of names of countries and their subdivisions</w:t>
      </w:r>
      <w:r>
        <w:rPr>
          <w:rFonts w:hint="eastAsia"/>
        </w:rPr>
        <w:t>》建议用</w:t>
      </w:r>
      <w:r>
        <w:rPr>
          <w:rFonts w:hint="eastAsia"/>
        </w:rPr>
        <w:t>CN</w:t>
      </w:r>
    </w:p>
  </w:comment>
  <w:comment w:id="313" w:author="zengqh" w:date="2025-02-14T09:51:00Z" w:initials="z">
    <w:p w:rsidR="00F76E33" w:rsidRDefault="00F76E33">
      <w:pPr>
        <w:pStyle w:val="afffffffffff4"/>
      </w:pPr>
      <w:r>
        <w:rPr>
          <w:rStyle w:val="afffffffffff3"/>
        </w:rPr>
        <w:annotationRef/>
      </w:r>
      <w:r>
        <w:rPr>
          <w:rFonts w:hint="eastAsia"/>
        </w:rPr>
        <w:t>说明和含义，建议左对齐。</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5959" w:rsidRDefault="00495959" w:rsidP="00D86DB7">
      <w:r>
        <w:separator/>
      </w:r>
    </w:p>
    <w:p w:rsidR="00495959" w:rsidRDefault="00495959"/>
    <w:p w:rsidR="00495959" w:rsidRDefault="00495959"/>
  </w:endnote>
  <w:endnote w:type="continuationSeparator" w:id="0">
    <w:p w:rsidR="00495959" w:rsidRDefault="00495959" w:rsidP="00D86DB7">
      <w:r>
        <w:continuationSeparator/>
      </w:r>
    </w:p>
    <w:p w:rsidR="00495959" w:rsidRDefault="00495959"/>
    <w:p w:rsidR="00495959" w:rsidRDefault="004959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E33" w:rsidRDefault="00F76E33">
    <w:pPr>
      <w:pStyle w:val="afffa"/>
    </w:pPr>
    <w:r>
      <w:fldChar w:fldCharType="begin"/>
    </w:r>
    <w:r>
      <w:instrText>PAGE   \* MERGEFORMAT</w:instrText>
    </w:r>
    <w:r>
      <w:fldChar w:fldCharType="separate"/>
    </w:r>
    <w:r w:rsidRPr="00AF47C5">
      <w:rPr>
        <w:noProof/>
        <w:lang w:val="zh-CN"/>
      </w:rP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E33" w:rsidRPr="00324EDD" w:rsidRDefault="00F76E33" w:rsidP="00CD50A1">
    <w:pPr>
      <w:pStyle w:val="afffa"/>
      <w:ind w:right="720"/>
      <w:jc w:val="both"/>
      <w:rPr>
        <w:sz w:val="2"/>
        <w:szCs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E33" w:rsidRDefault="00F76E33" w:rsidP="00D63276">
    <w:pPr>
      <w:pStyle w:val="affff3"/>
    </w:pPr>
    <w:r>
      <w:fldChar w:fldCharType="begin"/>
    </w:r>
    <w:r>
      <w:instrText>PAGE   \* MERGEFORMAT</w:instrText>
    </w:r>
    <w:r>
      <w:fldChar w:fldCharType="separate"/>
    </w:r>
    <w:r w:rsidR="00EE3A05" w:rsidRPr="00EE3A05">
      <w:rPr>
        <w:noProof/>
        <w:lang w:val="zh-CN"/>
      </w:rPr>
      <w:t>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5959" w:rsidRDefault="00495959" w:rsidP="00D86DB7">
      <w:r>
        <w:separator/>
      </w:r>
    </w:p>
  </w:footnote>
  <w:footnote w:type="continuationSeparator" w:id="0">
    <w:p w:rsidR="00495959" w:rsidRDefault="00495959" w:rsidP="00D86DB7">
      <w:r>
        <w:continuationSeparator/>
      </w:r>
    </w:p>
    <w:p w:rsidR="00495959" w:rsidRDefault="00495959"/>
    <w:p w:rsidR="00495959" w:rsidRDefault="0049595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E33" w:rsidRPr="00E70388" w:rsidRDefault="00F76E33" w:rsidP="00617387">
    <w:pPr>
      <w:pStyle w:val="afff9"/>
      <w:wordWrap w:val="0"/>
      <w:jc w:val="right"/>
      <w:rPr>
        <w:rFonts w:ascii="黑体" w:eastAsia="黑体" w:hAnsi="黑体"/>
      </w:rPr>
    </w:pPr>
    <w:r w:rsidRPr="00E70388">
      <w:rPr>
        <w:rFonts w:ascii="黑体" w:eastAsia="黑体" w:hAnsi="黑体"/>
      </w:rPr>
      <w:t>Q/LB.</w:t>
    </w:r>
    <w:r w:rsidRPr="00E70388">
      <w:rPr>
        <w:rFonts w:ascii="黑体" w:eastAsia="黑体" w:hAnsi="黑体" w:hint="eastAsia"/>
      </w:rPr>
      <w:t>□</w:t>
    </w:r>
    <w:r w:rsidRPr="00E70388">
      <w:rPr>
        <w:rFonts w:ascii="黑体" w:eastAsia="黑体" w:hAnsi="黑体"/>
      </w:rPr>
      <w:t>XXXXX-XXXX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E33" w:rsidRPr="00324EDD" w:rsidRDefault="00F76E33" w:rsidP="00E846C8">
    <w:pPr>
      <w:pStyle w:val="afff9"/>
      <w:jc w:val="both"/>
      <w:rPr>
        <w:sz w:val="2"/>
        <w:szCs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E33" w:rsidRDefault="00F76E33" w:rsidP="00714F58">
    <w:pPr>
      <w:pStyle w:val="afff9"/>
      <w:jc w:val="right"/>
    </w:pPr>
    <w:r>
      <w:fldChar w:fldCharType="begin"/>
    </w:r>
    <w:r>
      <w:instrText xml:space="preserve"> STYLEREF  </w:instrText>
    </w:r>
    <w:r>
      <w:instrText>标准文件</w:instrText>
    </w:r>
    <w:r>
      <w:instrText>_</w:instrText>
    </w:r>
    <w:r>
      <w:instrText>文件编号</w:instrText>
    </w:r>
    <w:r>
      <w:instrText xml:space="preserve">  \* MERGEFORMAT </w:instrText>
    </w:r>
    <w:r>
      <w:fldChar w:fldCharType="separate"/>
    </w:r>
    <w:r w:rsidR="00EE3A05">
      <w:rPr>
        <w:noProof/>
      </w:rPr>
      <w:t>GB/T XXXXX—20XX</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E33" w:rsidRPr="00D84FA1" w:rsidRDefault="00F76E33" w:rsidP="007C19E8">
    <w:pPr>
      <w:pStyle w:val="affffb"/>
      <w:spacing w:after="0"/>
    </w:pPr>
    <w:r>
      <w:fldChar w:fldCharType="begin"/>
    </w:r>
    <w:r>
      <w:instrText xml:space="preserve"> STYLEREF  标准文件_文件编号  \* MERGEFORMAT </w:instrText>
    </w:r>
    <w:r>
      <w:fldChar w:fldCharType="separate"/>
    </w:r>
    <w:r w:rsidR="00EE3A05">
      <w:t>GB/T XXXXX</w:t>
    </w:r>
    <w:r w:rsidR="00EE3A05">
      <w:t>—</w:t>
    </w:r>
    <w:r w:rsidR="00EE3A05">
      <w:t>20XX</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37933"/>
    <w:multiLevelType w:val="hybridMultilevel"/>
    <w:tmpl w:val="4DA2C4DE"/>
    <w:lvl w:ilvl="0" w:tplc="313642F2">
      <w:start w:val="1"/>
      <w:numFmt w:val="decimal"/>
      <w:pStyle w:val="a"/>
      <w:lvlText w:val="[%1]"/>
      <w:lvlJc w:val="left"/>
      <w:pPr>
        <w:tabs>
          <w:tab w:val="num" w:pos="1646"/>
        </w:tabs>
        <w:ind w:left="1646" w:hanging="648"/>
      </w:pPr>
    </w:lvl>
    <w:lvl w:ilvl="1" w:tplc="04090019" w:tentative="1">
      <w:start w:val="1"/>
      <w:numFmt w:val="lowerLetter"/>
      <w:lvlText w:val="%2)"/>
      <w:lvlJc w:val="left"/>
      <w:pPr>
        <w:tabs>
          <w:tab w:val="num" w:pos="1838"/>
        </w:tabs>
        <w:ind w:left="1838" w:hanging="420"/>
      </w:pPr>
    </w:lvl>
    <w:lvl w:ilvl="2" w:tplc="0409001B" w:tentative="1">
      <w:start w:val="1"/>
      <w:numFmt w:val="lowerRoman"/>
      <w:lvlText w:val="%3."/>
      <w:lvlJc w:val="right"/>
      <w:pPr>
        <w:tabs>
          <w:tab w:val="num" w:pos="2258"/>
        </w:tabs>
        <w:ind w:left="2258" w:hanging="420"/>
      </w:pPr>
    </w:lvl>
    <w:lvl w:ilvl="3" w:tplc="0409000F" w:tentative="1">
      <w:start w:val="1"/>
      <w:numFmt w:val="decimal"/>
      <w:lvlText w:val="%4."/>
      <w:lvlJc w:val="left"/>
      <w:pPr>
        <w:tabs>
          <w:tab w:val="num" w:pos="2678"/>
        </w:tabs>
        <w:ind w:left="2678" w:hanging="420"/>
      </w:pPr>
    </w:lvl>
    <w:lvl w:ilvl="4" w:tplc="04090019" w:tentative="1">
      <w:start w:val="1"/>
      <w:numFmt w:val="lowerLetter"/>
      <w:lvlText w:val="%5)"/>
      <w:lvlJc w:val="left"/>
      <w:pPr>
        <w:tabs>
          <w:tab w:val="num" w:pos="3098"/>
        </w:tabs>
        <w:ind w:left="3098" w:hanging="420"/>
      </w:pPr>
    </w:lvl>
    <w:lvl w:ilvl="5" w:tplc="0409001B" w:tentative="1">
      <w:start w:val="1"/>
      <w:numFmt w:val="lowerRoman"/>
      <w:lvlText w:val="%6."/>
      <w:lvlJc w:val="right"/>
      <w:pPr>
        <w:tabs>
          <w:tab w:val="num" w:pos="3518"/>
        </w:tabs>
        <w:ind w:left="3518" w:hanging="420"/>
      </w:pPr>
    </w:lvl>
    <w:lvl w:ilvl="6" w:tplc="0409000F" w:tentative="1">
      <w:start w:val="1"/>
      <w:numFmt w:val="decimal"/>
      <w:lvlText w:val="%7."/>
      <w:lvlJc w:val="left"/>
      <w:pPr>
        <w:tabs>
          <w:tab w:val="num" w:pos="3938"/>
        </w:tabs>
        <w:ind w:left="3938" w:hanging="420"/>
      </w:pPr>
    </w:lvl>
    <w:lvl w:ilvl="7" w:tplc="04090019" w:tentative="1">
      <w:start w:val="1"/>
      <w:numFmt w:val="lowerLetter"/>
      <w:lvlText w:val="%8)"/>
      <w:lvlJc w:val="left"/>
      <w:pPr>
        <w:tabs>
          <w:tab w:val="num" w:pos="4358"/>
        </w:tabs>
        <w:ind w:left="4358" w:hanging="420"/>
      </w:pPr>
    </w:lvl>
    <w:lvl w:ilvl="8" w:tplc="0409001B" w:tentative="1">
      <w:start w:val="1"/>
      <w:numFmt w:val="lowerRoman"/>
      <w:lvlText w:val="%9."/>
      <w:lvlJc w:val="right"/>
      <w:pPr>
        <w:tabs>
          <w:tab w:val="num" w:pos="4778"/>
        </w:tabs>
        <w:ind w:left="4778" w:hanging="420"/>
      </w:pPr>
    </w:lvl>
  </w:abstractNum>
  <w:abstractNum w:abstractNumId="1">
    <w:nsid w:val="040A15CD"/>
    <w:multiLevelType w:val="multilevel"/>
    <w:tmpl w:val="52A4F55C"/>
    <w:lvl w:ilvl="0">
      <w:start w:val="1"/>
      <w:numFmt w:val="none"/>
      <w:suff w:val="nothing"/>
      <w:lvlText w:val="　"/>
      <w:lvlJc w:val="left"/>
      <w:pPr>
        <w:ind w:left="0" w:firstLine="0"/>
      </w:pPr>
    </w:lvl>
    <w:lvl w:ilvl="1">
      <w:start w:val="1"/>
      <w:numFmt w:val="decimal"/>
      <w:isLgl/>
      <w:suff w:val="nothing"/>
      <w:lvlText w:val="%2　"/>
      <w:lvlJc w:val="left"/>
      <w:pPr>
        <w:ind w:left="0" w:firstLine="0"/>
      </w:pPr>
    </w:lvl>
    <w:lvl w:ilvl="2">
      <w:start w:val="1"/>
      <w:numFmt w:val="decimal"/>
      <w:pStyle w:val="a0"/>
      <w:suff w:val="nothing"/>
      <w:lvlText w:val="%1%2.%3　"/>
      <w:lvlJc w:val="left"/>
      <w:pPr>
        <w:ind w:left="0" w:firstLine="0"/>
      </w:pPr>
    </w:lvl>
    <w:lvl w:ilvl="3">
      <w:start w:val="1"/>
      <w:numFmt w:val="decimal"/>
      <w:pStyle w:val="a1"/>
      <w:suff w:val="nothing"/>
      <w:lvlText w:val="%1%2.%3.%4　"/>
      <w:lvlJc w:val="left"/>
      <w:pPr>
        <w:ind w:left="0" w:firstLine="0"/>
      </w:pPr>
    </w:lvl>
    <w:lvl w:ilvl="4">
      <w:start w:val="1"/>
      <w:numFmt w:val="decimal"/>
      <w:pStyle w:val="a2"/>
      <w:suff w:val="nothing"/>
      <w:lvlText w:val="%1%2.%3.%4.%5　"/>
      <w:lvlJc w:val="left"/>
      <w:pPr>
        <w:ind w:left="0" w:firstLine="0"/>
      </w:pPr>
    </w:lvl>
    <w:lvl w:ilvl="5">
      <w:start w:val="1"/>
      <w:numFmt w:val="decimal"/>
      <w:pStyle w:val="a3"/>
      <w:suff w:val="nothing"/>
      <w:lvlText w:val="%1%2.%3.%4.%5.%6　"/>
      <w:lvlJc w:val="left"/>
      <w:pPr>
        <w:ind w:left="0" w:firstLine="0"/>
      </w:pPr>
    </w:lvl>
    <w:lvl w:ilvl="6">
      <w:start w:val="1"/>
      <w:numFmt w:val="decimal"/>
      <w:pStyle w:val="a4"/>
      <w:suff w:val="nothing"/>
      <w:lvlText w:val="%1%2.%3.%4.%5.%6.%7　"/>
      <w:lvlJc w:val="left"/>
      <w:pPr>
        <w:ind w:left="0" w:firstLine="0"/>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
    <w:nsid w:val="079102AD"/>
    <w:multiLevelType w:val="multilevel"/>
    <w:tmpl w:val="C2EEC37C"/>
    <w:lvl w:ilvl="0">
      <w:start w:val="1"/>
      <w:numFmt w:val="decimal"/>
      <w:pStyle w:val="a5"/>
      <w:suff w:val="nothing"/>
      <w:lvlText w:val="注%1："/>
      <w:lvlJc w:val="left"/>
      <w:pPr>
        <w:ind w:left="811" w:hanging="448"/>
      </w:pPr>
      <w:rPr>
        <w:rFonts w:ascii="黑体" w:eastAsia="黑体" w:hint="eastAsia"/>
        <w:b w:val="0"/>
        <w:i w:val="0"/>
        <w:sz w:val="18"/>
        <w:lang w:val="en-US"/>
      </w:rPr>
    </w:lvl>
    <w:lvl w:ilvl="1">
      <w:start w:val="1"/>
      <w:numFmt w:val="lowerLetter"/>
      <w:lvlText w:val="%2)"/>
      <w:lvlJc w:val="left"/>
      <w:pPr>
        <w:tabs>
          <w:tab w:val="num" w:pos="0"/>
        </w:tabs>
        <w:ind w:left="992" w:hanging="629"/>
      </w:pPr>
      <w:rPr>
        <w:rFonts w:hint="eastAsia"/>
      </w:rPr>
    </w:lvl>
    <w:lvl w:ilvl="2">
      <w:start w:val="1"/>
      <w:numFmt w:val="lowerRoman"/>
      <w:lvlText w:val="%3."/>
      <w:lvlJc w:val="right"/>
      <w:pPr>
        <w:tabs>
          <w:tab w:val="num" w:pos="0"/>
        </w:tabs>
        <w:ind w:left="992" w:hanging="629"/>
      </w:pPr>
      <w:rPr>
        <w:rFonts w:hint="eastAsia"/>
      </w:rPr>
    </w:lvl>
    <w:lvl w:ilvl="3">
      <w:start w:val="1"/>
      <w:numFmt w:val="decimal"/>
      <w:lvlText w:val="%4."/>
      <w:lvlJc w:val="left"/>
      <w:pPr>
        <w:tabs>
          <w:tab w:val="num" w:pos="0"/>
        </w:tabs>
        <w:ind w:left="992" w:hanging="629"/>
      </w:pPr>
      <w:rPr>
        <w:rFonts w:hint="eastAsia"/>
      </w:rPr>
    </w:lvl>
    <w:lvl w:ilvl="4">
      <w:start w:val="1"/>
      <w:numFmt w:val="lowerLetter"/>
      <w:lvlText w:val="%5)"/>
      <w:lvlJc w:val="left"/>
      <w:pPr>
        <w:tabs>
          <w:tab w:val="num" w:pos="0"/>
        </w:tabs>
        <w:ind w:left="992" w:hanging="629"/>
      </w:pPr>
      <w:rPr>
        <w:rFonts w:hint="eastAsia"/>
      </w:rPr>
    </w:lvl>
    <w:lvl w:ilvl="5">
      <w:start w:val="1"/>
      <w:numFmt w:val="lowerRoman"/>
      <w:lvlText w:val="%6."/>
      <w:lvlJc w:val="right"/>
      <w:pPr>
        <w:tabs>
          <w:tab w:val="num" w:pos="0"/>
        </w:tabs>
        <w:ind w:left="992" w:hanging="629"/>
      </w:pPr>
      <w:rPr>
        <w:rFonts w:hint="eastAsia"/>
      </w:rPr>
    </w:lvl>
    <w:lvl w:ilvl="6">
      <w:start w:val="1"/>
      <w:numFmt w:val="decimal"/>
      <w:lvlText w:val="%7."/>
      <w:lvlJc w:val="left"/>
      <w:pPr>
        <w:tabs>
          <w:tab w:val="num" w:pos="0"/>
        </w:tabs>
        <w:ind w:left="992" w:hanging="629"/>
      </w:pPr>
      <w:rPr>
        <w:rFonts w:hint="eastAsia"/>
      </w:rPr>
    </w:lvl>
    <w:lvl w:ilvl="7">
      <w:start w:val="1"/>
      <w:numFmt w:val="lowerLetter"/>
      <w:lvlText w:val="%8)"/>
      <w:lvlJc w:val="left"/>
      <w:pPr>
        <w:tabs>
          <w:tab w:val="num" w:pos="0"/>
        </w:tabs>
        <w:ind w:left="992" w:hanging="629"/>
      </w:pPr>
      <w:rPr>
        <w:rFonts w:hint="eastAsia"/>
      </w:rPr>
    </w:lvl>
    <w:lvl w:ilvl="8">
      <w:start w:val="1"/>
      <w:numFmt w:val="lowerRoman"/>
      <w:lvlText w:val="%9."/>
      <w:lvlJc w:val="right"/>
      <w:pPr>
        <w:tabs>
          <w:tab w:val="num" w:pos="0"/>
        </w:tabs>
        <w:ind w:left="992" w:hanging="629"/>
      </w:pPr>
      <w:rPr>
        <w:rFonts w:hint="eastAsia"/>
      </w:rPr>
    </w:lvl>
  </w:abstractNum>
  <w:abstractNum w:abstractNumId="3">
    <w:nsid w:val="07ED3FEA"/>
    <w:multiLevelType w:val="multilevel"/>
    <w:tmpl w:val="B484DA86"/>
    <w:lvl w:ilvl="0">
      <w:start w:val="1"/>
      <w:numFmt w:val="none"/>
      <w:pStyle w:val="a6"/>
      <w:lvlText w:val="%1"/>
      <w:lvlJc w:val="left"/>
      <w:pPr>
        <w:ind w:left="425" w:hanging="425"/>
      </w:pPr>
      <w:rPr>
        <w:rFonts w:hint="eastAsia"/>
      </w:rPr>
    </w:lvl>
    <w:lvl w:ilvl="1">
      <w:start w:val="1"/>
      <w:numFmt w:val="decimal"/>
      <w:pStyle w:val="a7"/>
      <w:suff w:val="nothing"/>
      <w:lvlText w:val="%10.%2 "/>
      <w:lvlJc w:val="left"/>
      <w:pPr>
        <w:ind w:left="0" w:firstLine="0"/>
      </w:pPr>
      <w:rPr>
        <w:rFonts w:ascii="黑体" w:eastAsia="黑体" w:hAnsiTheme="minorHAnsi" w:hint="eastAsia"/>
        <w:b w:val="0"/>
        <w:i w:val="0"/>
        <w:sz w:val="21"/>
      </w:rPr>
    </w:lvl>
    <w:lvl w:ilvl="2">
      <w:start w:val="1"/>
      <w:numFmt w:val="decimal"/>
      <w:pStyle w:val="a8"/>
      <w:suff w:val="nothing"/>
      <w:lvlText w:val="%10.%2.%3 "/>
      <w:lvlJc w:val="left"/>
      <w:pPr>
        <w:ind w:left="0" w:firstLine="0"/>
      </w:pPr>
      <w:rPr>
        <w:rFonts w:ascii="黑体" w:eastAsia="黑体" w:hAnsiTheme="minorHAnsi" w:hint="eastAsia"/>
        <w:b w:val="0"/>
        <w:i w:val="0"/>
        <w:sz w:val="21"/>
      </w:rPr>
    </w:lvl>
    <w:lvl w:ilvl="3">
      <w:start w:val="1"/>
      <w:numFmt w:val="decimal"/>
      <w:pStyle w:val="a9"/>
      <w:suff w:val="nothing"/>
      <w:lvlText w:val="%10.%2.%3.%4 "/>
      <w:lvlJc w:val="left"/>
      <w:pPr>
        <w:ind w:left="0" w:firstLine="0"/>
      </w:pPr>
      <w:rPr>
        <w:rFonts w:ascii="黑体" w:eastAsia="黑体" w:hAnsiTheme="minorHAnsi" w:hint="eastAsia"/>
        <w:b w:val="0"/>
        <w:i w:val="0"/>
        <w:sz w:val="21"/>
      </w:rPr>
    </w:lvl>
    <w:lvl w:ilvl="4">
      <w:start w:val="1"/>
      <w:numFmt w:val="decimal"/>
      <w:pStyle w:val="aa"/>
      <w:suff w:val="nothing"/>
      <w:lvlText w:val="%10.%2.%3.%4.%5 "/>
      <w:lvlJc w:val="left"/>
      <w:pPr>
        <w:ind w:left="0" w:firstLine="0"/>
      </w:pPr>
      <w:rPr>
        <w:rFonts w:ascii="黑体" w:eastAsia="黑体" w:hAnsiTheme="minorHAnsi" w:hint="eastAsia"/>
        <w:b w:val="0"/>
        <w:i w:val="0"/>
        <w:sz w:val="21"/>
      </w:rPr>
    </w:lvl>
    <w:lvl w:ilvl="5">
      <w:start w:val="1"/>
      <w:numFmt w:val="decimal"/>
      <w:pStyle w:val="ab"/>
      <w:suff w:val="nothing"/>
      <w:lvlText w:val="%10.%2.%3.%4.%5.%6 "/>
      <w:lvlJc w:val="left"/>
      <w:pPr>
        <w:ind w:left="0" w:firstLine="0"/>
      </w:pPr>
      <w:rPr>
        <w:rFonts w:ascii="黑体" w:eastAsia="黑体" w:hAnsiTheme="minorHAnsi" w:hint="eastAsia"/>
        <w:b w:val="0"/>
        <w:i w:val="0"/>
        <w:sz w:val="21"/>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nsid w:val="0AE367E9"/>
    <w:multiLevelType w:val="multilevel"/>
    <w:tmpl w:val="A740CB50"/>
    <w:lvl w:ilvl="0">
      <w:start w:val="1"/>
      <w:numFmt w:val="none"/>
      <w:pStyle w:val="ac"/>
      <w:suff w:val="nothing"/>
      <w:lvlText w:val="%1示例："/>
      <w:lvlJc w:val="left"/>
      <w:pPr>
        <w:ind w:left="0" w:firstLine="363"/>
      </w:pPr>
      <w:rPr>
        <w:rFonts w:ascii="黑体" w:eastAsia="黑体" w:hint="eastAsia"/>
        <w:b w:val="0"/>
        <w:i w:val="0"/>
        <w:sz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5">
    <w:nsid w:val="0BDC1670"/>
    <w:multiLevelType w:val="hybridMultilevel"/>
    <w:tmpl w:val="2C44B5CA"/>
    <w:lvl w:ilvl="0" w:tplc="AFA24982">
      <w:start w:val="1"/>
      <w:numFmt w:val="decimal"/>
      <w:pStyle w:val="ad"/>
      <w:lvlText w:val="[%1]"/>
      <w:lvlJc w:val="left"/>
      <w:pPr>
        <w:ind w:left="823"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nsid w:val="0D051F45"/>
    <w:multiLevelType w:val="multilevel"/>
    <w:tmpl w:val="A3EAFB5C"/>
    <w:lvl w:ilvl="0">
      <w:start w:val="1"/>
      <w:numFmt w:val="lowerRoman"/>
      <w:pStyle w:val="ae"/>
      <w:lvlText w:val="%1)"/>
      <w:lvlJc w:val="left"/>
      <w:pPr>
        <w:tabs>
          <w:tab w:val="num" w:pos="851"/>
        </w:tabs>
        <w:ind w:left="851" w:hanging="426"/>
      </w:pPr>
      <w:rPr>
        <w:rFonts w:ascii="宋体" w:eastAsia="宋体" w:hAnsi="Times New Roman" w:hint="eastAsia"/>
        <w:sz w:val="21"/>
      </w:rPr>
    </w:lvl>
    <w:lvl w:ilvl="1">
      <w:start w:val="1"/>
      <w:numFmt w:val="lowerLetter"/>
      <w:lvlText w:val="%2)"/>
      <w:lvlJc w:val="left"/>
      <w:pPr>
        <w:tabs>
          <w:tab w:val="num" w:pos="1543"/>
        </w:tabs>
        <w:ind w:left="1543" w:hanging="420"/>
      </w:pPr>
      <w:rPr>
        <w:rFonts w:hint="eastAsia"/>
      </w:rPr>
    </w:lvl>
    <w:lvl w:ilvl="2">
      <w:start w:val="1"/>
      <w:numFmt w:val="lowerRoman"/>
      <w:lvlText w:val="%3."/>
      <w:lvlJc w:val="right"/>
      <w:pPr>
        <w:tabs>
          <w:tab w:val="num" w:pos="1963"/>
        </w:tabs>
        <w:ind w:left="1963" w:hanging="420"/>
      </w:pPr>
      <w:rPr>
        <w:rFonts w:hint="eastAsia"/>
      </w:rPr>
    </w:lvl>
    <w:lvl w:ilvl="3">
      <w:start w:val="1"/>
      <w:numFmt w:val="decimal"/>
      <w:lvlText w:val="%4."/>
      <w:lvlJc w:val="left"/>
      <w:pPr>
        <w:tabs>
          <w:tab w:val="num" w:pos="2383"/>
        </w:tabs>
        <w:ind w:left="2383" w:hanging="420"/>
      </w:pPr>
      <w:rPr>
        <w:rFonts w:hint="eastAsia"/>
      </w:rPr>
    </w:lvl>
    <w:lvl w:ilvl="4">
      <w:start w:val="1"/>
      <w:numFmt w:val="lowerLetter"/>
      <w:lvlText w:val="%5)"/>
      <w:lvlJc w:val="left"/>
      <w:pPr>
        <w:tabs>
          <w:tab w:val="num" w:pos="2803"/>
        </w:tabs>
        <w:ind w:left="2803" w:hanging="420"/>
      </w:pPr>
      <w:rPr>
        <w:rFonts w:hint="eastAsia"/>
      </w:rPr>
    </w:lvl>
    <w:lvl w:ilvl="5">
      <w:start w:val="1"/>
      <w:numFmt w:val="lowerRoman"/>
      <w:lvlText w:val="%6."/>
      <w:lvlJc w:val="right"/>
      <w:pPr>
        <w:tabs>
          <w:tab w:val="num" w:pos="3223"/>
        </w:tabs>
        <w:ind w:left="3223" w:hanging="420"/>
      </w:pPr>
      <w:rPr>
        <w:rFonts w:hint="eastAsia"/>
      </w:rPr>
    </w:lvl>
    <w:lvl w:ilvl="6">
      <w:start w:val="1"/>
      <w:numFmt w:val="decimal"/>
      <w:lvlText w:val="%7."/>
      <w:lvlJc w:val="left"/>
      <w:pPr>
        <w:tabs>
          <w:tab w:val="num" w:pos="3643"/>
        </w:tabs>
        <w:ind w:left="3643" w:hanging="420"/>
      </w:pPr>
      <w:rPr>
        <w:rFonts w:hint="eastAsia"/>
      </w:rPr>
    </w:lvl>
    <w:lvl w:ilvl="7">
      <w:start w:val="1"/>
      <w:numFmt w:val="lowerLetter"/>
      <w:lvlText w:val="%8)"/>
      <w:lvlJc w:val="left"/>
      <w:pPr>
        <w:tabs>
          <w:tab w:val="num" w:pos="4063"/>
        </w:tabs>
        <w:ind w:left="4063" w:hanging="420"/>
      </w:pPr>
      <w:rPr>
        <w:rFonts w:hint="eastAsia"/>
      </w:rPr>
    </w:lvl>
    <w:lvl w:ilvl="8">
      <w:start w:val="1"/>
      <w:numFmt w:val="lowerRoman"/>
      <w:lvlText w:val="%9."/>
      <w:lvlJc w:val="right"/>
      <w:pPr>
        <w:tabs>
          <w:tab w:val="num" w:pos="4483"/>
        </w:tabs>
        <w:ind w:left="4483" w:hanging="420"/>
      </w:pPr>
      <w:rPr>
        <w:rFonts w:hint="eastAsia"/>
      </w:rPr>
    </w:lvl>
  </w:abstractNum>
  <w:abstractNum w:abstractNumId="7">
    <w:nsid w:val="1AD20F90"/>
    <w:multiLevelType w:val="hybridMultilevel"/>
    <w:tmpl w:val="C79AE328"/>
    <w:lvl w:ilvl="0" w:tplc="2DF45D80">
      <w:start w:val="1"/>
      <w:numFmt w:val="none"/>
      <w:lvlRestart w:val="0"/>
      <w:pStyle w:val="af"/>
      <w:lvlText w:val="%1注："/>
      <w:lvlJc w:val="left"/>
      <w:pPr>
        <w:tabs>
          <w:tab w:val="num" w:pos="845"/>
        </w:tabs>
        <w:ind w:left="-102" w:firstLine="419"/>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nsid w:val="1AF15012"/>
    <w:multiLevelType w:val="multilevel"/>
    <w:tmpl w:val="34F28470"/>
    <w:lvl w:ilvl="0">
      <w:start w:val="1"/>
      <w:numFmt w:val="upperLetter"/>
      <w:lvlRestart w:val="0"/>
      <w:pStyle w:val="af0"/>
      <w:suff w:val="nothing"/>
      <w:lvlText w:val="附 录(Annex) %1"/>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
    <w:nsid w:val="1EAA1992"/>
    <w:multiLevelType w:val="multilevel"/>
    <w:tmpl w:val="98F0999E"/>
    <w:lvl w:ilvl="0">
      <w:start w:val="1"/>
      <w:numFmt w:val="none"/>
      <w:pStyle w:val="af1"/>
      <w:suff w:val="nothing"/>
      <w:lvlText w:val="——"/>
      <w:lvlJc w:val="left"/>
      <w:pPr>
        <w:ind w:left="794" w:hanging="397"/>
      </w:pPr>
    </w:lvl>
    <w:lvl w:ilvl="1">
      <w:start w:val="1"/>
      <w:numFmt w:val="decimal"/>
      <w:suff w:val="nothing"/>
      <w:lvlText w:val="%1.%2　"/>
      <w:lvlJc w:val="left"/>
      <w:pPr>
        <w:ind w:left="397" w:firstLine="0"/>
      </w:pPr>
    </w:lvl>
    <w:lvl w:ilvl="2">
      <w:start w:val="1"/>
      <w:numFmt w:val="decimal"/>
      <w:suff w:val="nothing"/>
      <w:lvlText w:val="%1.%2.%3　"/>
      <w:lvlJc w:val="left"/>
      <w:pPr>
        <w:ind w:left="397" w:firstLine="0"/>
      </w:pPr>
    </w:lvl>
    <w:lvl w:ilvl="3">
      <w:start w:val="1"/>
      <w:numFmt w:val="decimal"/>
      <w:suff w:val="nothing"/>
      <w:lvlText w:val="%1.%2.%3.%4　"/>
      <w:lvlJc w:val="left"/>
      <w:pPr>
        <w:ind w:left="397" w:firstLine="0"/>
      </w:pPr>
    </w:lvl>
    <w:lvl w:ilvl="4">
      <w:start w:val="1"/>
      <w:numFmt w:val="decimal"/>
      <w:suff w:val="nothing"/>
      <w:lvlText w:val="%1.%2.%3.%4.%5　"/>
      <w:lvlJc w:val="left"/>
      <w:pPr>
        <w:ind w:left="397" w:firstLine="0"/>
      </w:pPr>
    </w:lvl>
    <w:lvl w:ilvl="5">
      <w:start w:val="1"/>
      <w:numFmt w:val="decimal"/>
      <w:suff w:val="nothing"/>
      <w:lvlText w:val="%1.%2.%3.%4.%5.%6　"/>
      <w:lvlJc w:val="left"/>
      <w:pPr>
        <w:ind w:left="397" w:firstLine="0"/>
      </w:pPr>
    </w:lvl>
    <w:lvl w:ilvl="6">
      <w:start w:val="1"/>
      <w:numFmt w:val="decimal"/>
      <w:suff w:val="nothing"/>
      <w:lvlText w:val="%1.%2.%3.%4.%5.%6.%7　"/>
      <w:lvlJc w:val="left"/>
      <w:pPr>
        <w:ind w:left="397" w:firstLine="0"/>
      </w:pPr>
    </w:lvl>
    <w:lvl w:ilvl="7">
      <w:start w:val="1"/>
      <w:numFmt w:val="decimal"/>
      <w:lvlText w:val="%1.%2.%3.%4.%5.%6.%7.%8"/>
      <w:lvlJc w:val="left"/>
      <w:pPr>
        <w:tabs>
          <w:tab w:val="num" w:pos="4791"/>
        </w:tabs>
        <w:ind w:left="4791" w:hanging="1418"/>
      </w:pPr>
    </w:lvl>
    <w:lvl w:ilvl="8">
      <w:start w:val="1"/>
      <w:numFmt w:val="decimal"/>
      <w:lvlText w:val="%1.%2.%3.%4.%5.%6.%7.%8.%9"/>
      <w:lvlJc w:val="left"/>
      <w:pPr>
        <w:tabs>
          <w:tab w:val="num" w:pos="5499"/>
        </w:tabs>
        <w:ind w:left="5499" w:hanging="1700"/>
      </w:pPr>
    </w:lvl>
  </w:abstractNum>
  <w:abstractNum w:abstractNumId="10">
    <w:nsid w:val="2C5917C3"/>
    <w:multiLevelType w:val="multilevel"/>
    <w:tmpl w:val="439C2298"/>
    <w:lvl w:ilvl="0">
      <w:start w:val="1"/>
      <w:numFmt w:val="none"/>
      <w:pStyle w:val="af2"/>
      <w:lvlText w:val="%1——"/>
      <w:lvlJc w:val="left"/>
      <w:pPr>
        <w:tabs>
          <w:tab w:val="num" w:pos="851"/>
        </w:tabs>
        <w:ind w:left="851" w:hanging="426"/>
      </w:pPr>
      <w:rPr>
        <w:rFonts w:ascii="宋体" w:eastAsia="宋体" w:hAnsi="Times New Roman" w:hint="eastAsia"/>
        <w:b w:val="0"/>
        <w:i w:val="0"/>
        <w:sz w:val="21"/>
      </w:rPr>
    </w:lvl>
    <w:lvl w:ilvl="1">
      <w:start w:val="1"/>
      <w:numFmt w:val="none"/>
      <w:pStyle w:val="2"/>
      <w:lvlText w:val=""/>
      <w:lvlJc w:val="left"/>
      <w:pPr>
        <w:ind w:left="851" w:hanging="431"/>
      </w:pPr>
      <w:rPr>
        <w:rFonts w:ascii="Symbol" w:hAnsi="Symbol" w:hint="default"/>
        <w:sz w:val="21"/>
      </w:rPr>
    </w:lvl>
    <w:lvl w:ilvl="2">
      <w:start w:val="1"/>
      <w:numFmt w:val="bullet"/>
      <w:pStyle w:val="af3"/>
      <w:lvlText w:val=""/>
      <w:lvlJc w:val="left"/>
      <w:pPr>
        <w:ind w:left="851" w:hanging="426"/>
      </w:pPr>
      <w:rPr>
        <w:rFonts w:ascii="Wingdings" w:hAnsi="Wingdings" w:hint="default"/>
        <w:sz w:val="21"/>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11">
    <w:nsid w:val="32F04FB2"/>
    <w:multiLevelType w:val="multilevel"/>
    <w:tmpl w:val="E0720D8A"/>
    <w:lvl w:ilvl="0">
      <w:start w:val="1"/>
      <w:numFmt w:val="lowerLetter"/>
      <w:pStyle w:val="af4"/>
      <w:lvlText w:val="%1"/>
      <w:lvlJc w:val="left"/>
      <w:pPr>
        <w:tabs>
          <w:tab w:val="num" w:pos="539"/>
        </w:tabs>
        <w:ind w:left="539" w:hanging="119"/>
      </w:pPr>
      <w:rPr>
        <w:rFonts w:hint="eastAsia"/>
        <w:caps w:val="0"/>
        <w:strike w:val="0"/>
        <w:dstrike w:val="0"/>
        <w:vanish w:val="0"/>
        <w:vertAlign w:val="superscript"/>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12">
    <w:nsid w:val="387E74DB"/>
    <w:multiLevelType w:val="multilevel"/>
    <w:tmpl w:val="1116DD98"/>
    <w:lvl w:ilvl="0">
      <w:start w:val="1"/>
      <w:numFmt w:val="none"/>
      <w:lvlText w:val="%1注："/>
      <w:lvlJc w:val="left"/>
      <w:pPr>
        <w:ind w:left="839" w:hanging="419"/>
      </w:pPr>
      <w:rPr>
        <w:rFonts w:ascii="黑体" w:eastAsia="黑体"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13">
    <w:nsid w:val="44C50F90"/>
    <w:multiLevelType w:val="multilevel"/>
    <w:tmpl w:val="49384440"/>
    <w:lvl w:ilvl="0">
      <w:start w:val="1"/>
      <w:numFmt w:val="lowerLetter"/>
      <w:pStyle w:val="af5"/>
      <w:lvlText w:val="%1)"/>
      <w:lvlJc w:val="left"/>
      <w:pPr>
        <w:tabs>
          <w:tab w:val="num" w:pos="851"/>
        </w:tabs>
        <w:ind w:left="851" w:hanging="426"/>
      </w:pPr>
      <w:rPr>
        <w:rFonts w:ascii="宋体" w:eastAsia="宋体" w:hAnsi="Times New Roman" w:hint="eastAsia"/>
        <w:sz w:val="21"/>
      </w:rPr>
    </w:lvl>
    <w:lvl w:ilvl="1">
      <w:start w:val="1"/>
      <w:numFmt w:val="decimal"/>
      <w:pStyle w:val="af6"/>
      <w:lvlText w:val="%2)"/>
      <w:lvlJc w:val="left"/>
      <w:pPr>
        <w:tabs>
          <w:tab w:val="num" w:pos="1276"/>
        </w:tabs>
        <w:ind w:left="1276" w:hanging="425"/>
      </w:pPr>
      <w:rPr>
        <w:rFonts w:ascii="宋体" w:eastAsia="宋体" w:hAnsi="Times New Roman" w:hint="eastAsia"/>
        <w:sz w:val="21"/>
      </w:rPr>
    </w:lvl>
    <w:lvl w:ilvl="2">
      <w:start w:val="1"/>
      <w:numFmt w:val="decimal"/>
      <w:pStyle w:val="af7"/>
      <w:lvlText w:val="(%3)"/>
      <w:lvlJc w:val="left"/>
      <w:pPr>
        <w:ind w:left="1701" w:hanging="425"/>
      </w:pPr>
      <w:rPr>
        <w:rFonts w:ascii="宋体" w:eastAsia="宋体" w:hAnsi="Times New Roman" w:hint="eastAsia"/>
        <w:sz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4">
    <w:nsid w:val="48802D1C"/>
    <w:multiLevelType w:val="multilevel"/>
    <w:tmpl w:val="A762E208"/>
    <w:lvl w:ilvl="0">
      <w:start w:val="1"/>
      <w:numFmt w:val="upperLetter"/>
      <w:pStyle w:val="af8"/>
      <w:lvlText w:val="%1"/>
      <w:lvlJc w:val="left"/>
      <w:pPr>
        <w:ind w:left="420" w:hanging="420"/>
      </w:pPr>
      <w:rPr>
        <w:rFonts w:hint="eastAsia"/>
      </w:rPr>
    </w:lvl>
    <w:lvl w:ilvl="1">
      <w:start w:val="1"/>
      <w:numFmt w:val="decimal"/>
      <w:pStyle w:val="af9"/>
      <w:suff w:val="space"/>
      <w:lvlText w:val="图%1.%2"/>
      <w:lvlJc w:val="center"/>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nsid w:val="493D6C95"/>
    <w:multiLevelType w:val="multilevel"/>
    <w:tmpl w:val="1A9883E6"/>
    <w:lvl w:ilvl="0">
      <w:start w:val="1"/>
      <w:numFmt w:val="bullet"/>
      <w:lvlText w:val=""/>
      <w:lvlJc w:val="left"/>
      <w:pPr>
        <w:ind w:left="851" w:firstLine="0"/>
      </w:pPr>
      <w:rPr>
        <w:rFonts w:ascii="Wingdings" w:hAnsi="Wingdings" w:hint="default"/>
        <w:b w:val="0"/>
        <w:i w:val="0"/>
        <w:caps w:val="0"/>
        <w:strike w:val="0"/>
        <w:dstrike w:val="0"/>
        <w:vanish w:val="0"/>
        <w:sz w:val="13"/>
        <w:vertAlign w:val="baseline"/>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16">
    <w:nsid w:val="4B6C2890"/>
    <w:multiLevelType w:val="multilevel"/>
    <w:tmpl w:val="6BF4F0B8"/>
    <w:lvl w:ilvl="0">
      <w:start w:val="1"/>
      <w:numFmt w:val="none"/>
      <w:suff w:val="nothing"/>
      <w:lvlText w:val="%1示例："/>
      <w:lvlJc w:val="left"/>
      <w:pPr>
        <w:ind w:left="0" w:firstLine="420"/>
      </w:pPr>
      <w:rPr>
        <w:rFonts w:ascii="黑体" w:eastAsia="黑体" w:hint="eastAsia"/>
        <w:b w:val="0"/>
        <w:i w:val="0"/>
        <w:sz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17">
    <w:nsid w:val="4B733A5F"/>
    <w:multiLevelType w:val="multilevel"/>
    <w:tmpl w:val="D44879C8"/>
    <w:lvl w:ilvl="0">
      <w:start w:val="1"/>
      <w:numFmt w:val="decimal"/>
      <w:lvlRestart w:val="0"/>
      <w:pStyle w:val="afa"/>
      <w:suff w:val="nothing"/>
      <w:lvlText w:val="示例%1："/>
      <w:lvlJc w:val="left"/>
      <w:pPr>
        <w:ind w:left="0" w:firstLine="363"/>
      </w:pPr>
      <w:rPr>
        <w:rFonts w:ascii="黑体" w:eastAsia="黑体" w:hint="eastAsia"/>
        <w:b w:val="0"/>
        <w:i w:val="0"/>
        <w:sz w:val="18"/>
      </w:rPr>
    </w:lvl>
    <w:lvl w:ilvl="1">
      <w:start w:val="1"/>
      <w:numFmt w:val="none"/>
      <w:suff w:val="space"/>
      <w:lvlText w:val=""/>
      <w:lvlJc w:val="left"/>
      <w:pPr>
        <w:ind w:left="0" w:firstLine="0"/>
      </w:pPr>
      <w:rPr>
        <w:rFonts w:hint="eastAsia"/>
      </w:rPr>
    </w:lvl>
    <w:lvl w:ilvl="2">
      <w:start w:val="1"/>
      <w:numFmt w:val="decimal"/>
      <w:suff w:val="space"/>
      <w:lvlText w:val="2.2.%3"/>
      <w:lvlJc w:val="left"/>
      <w:pPr>
        <w:ind w:left="0" w:firstLine="0"/>
      </w:pPr>
      <w:rPr>
        <w:rFonts w:hint="eastAsia"/>
      </w:rPr>
    </w:lvl>
    <w:lvl w:ilvl="3">
      <w:start w:val="1"/>
      <w:numFmt w:val="decimal"/>
      <w:lvlText w:val="%4."/>
      <w:lvlJc w:val="left"/>
      <w:pPr>
        <w:tabs>
          <w:tab w:val="num" w:pos="0"/>
        </w:tabs>
        <w:ind w:left="992" w:hanging="629"/>
      </w:pPr>
      <w:rPr>
        <w:rFonts w:hint="eastAsia"/>
      </w:rPr>
    </w:lvl>
    <w:lvl w:ilvl="4">
      <w:start w:val="1"/>
      <w:numFmt w:val="lowerLetter"/>
      <w:lvlText w:val="%5)"/>
      <w:lvlJc w:val="left"/>
      <w:pPr>
        <w:tabs>
          <w:tab w:val="num" w:pos="0"/>
        </w:tabs>
        <w:ind w:left="992" w:hanging="629"/>
      </w:pPr>
      <w:rPr>
        <w:rFonts w:hint="eastAsia"/>
      </w:rPr>
    </w:lvl>
    <w:lvl w:ilvl="5">
      <w:start w:val="1"/>
      <w:numFmt w:val="lowerRoman"/>
      <w:lvlText w:val="%6."/>
      <w:lvlJc w:val="right"/>
      <w:pPr>
        <w:tabs>
          <w:tab w:val="num" w:pos="0"/>
        </w:tabs>
        <w:ind w:left="992" w:hanging="629"/>
      </w:pPr>
      <w:rPr>
        <w:rFonts w:hint="eastAsia"/>
      </w:rPr>
    </w:lvl>
    <w:lvl w:ilvl="6">
      <w:start w:val="1"/>
      <w:numFmt w:val="decimal"/>
      <w:lvlText w:val="%7."/>
      <w:lvlJc w:val="left"/>
      <w:pPr>
        <w:tabs>
          <w:tab w:val="num" w:pos="0"/>
        </w:tabs>
        <w:ind w:left="992" w:hanging="629"/>
      </w:pPr>
      <w:rPr>
        <w:rFonts w:hint="eastAsia"/>
      </w:rPr>
    </w:lvl>
    <w:lvl w:ilvl="7">
      <w:start w:val="1"/>
      <w:numFmt w:val="lowerLetter"/>
      <w:lvlText w:val="%8)"/>
      <w:lvlJc w:val="left"/>
      <w:pPr>
        <w:tabs>
          <w:tab w:val="num" w:pos="0"/>
        </w:tabs>
        <w:ind w:left="992" w:hanging="629"/>
      </w:pPr>
      <w:rPr>
        <w:rFonts w:hint="eastAsia"/>
      </w:rPr>
    </w:lvl>
    <w:lvl w:ilvl="8">
      <w:start w:val="1"/>
      <w:numFmt w:val="lowerRoman"/>
      <w:lvlText w:val="%9."/>
      <w:lvlJc w:val="right"/>
      <w:pPr>
        <w:tabs>
          <w:tab w:val="num" w:pos="0"/>
        </w:tabs>
        <w:ind w:left="992" w:hanging="629"/>
      </w:pPr>
      <w:rPr>
        <w:rFonts w:hint="eastAsia"/>
      </w:rPr>
    </w:lvl>
  </w:abstractNum>
  <w:abstractNum w:abstractNumId="18">
    <w:nsid w:val="4E5D0534"/>
    <w:multiLevelType w:val="multilevel"/>
    <w:tmpl w:val="44863046"/>
    <w:lvl w:ilvl="0">
      <w:start w:val="1"/>
      <w:numFmt w:val="decimal"/>
      <w:lvlRestart w:val="0"/>
      <w:pStyle w:val="afb"/>
      <w:suff w:val="nothing"/>
      <w:lvlText w:val="Figur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num" w:pos="4348"/>
        </w:tabs>
        <w:ind w:left="3969" w:hanging="1418"/>
      </w:pPr>
    </w:lvl>
    <w:lvl w:ilvl="8">
      <w:start w:val="1"/>
      <w:numFmt w:val="decimal"/>
      <w:lvlText w:val="%1.%2.%3.%4.%5.%6.%7.%8.%9"/>
      <w:lvlJc w:val="left"/>
      <w:pPr>
        <w:tabs>
          <w:tab w:val="num" w:pos="4774"/>
        </w:tabs>
        <w:ind w:left="4677" w:hanging="1701"/>
      </w:pPr>
    </w:lvl>
  </w:abstractNum>
  <w:abstractNum w:abstractNumId="19">
    <w:nsid w:val="50076EDF"/>
    <w:multiLevelType w:val="hybridMultilevel"/>
    <w:tmpl w:val="907C5644"/>
    <w:lvl w:ilvl="0" w:tplc="C2C0D242">
      <w:start w:val="1"/>
      <w:numFmt w:val="decimal"/>
      <w:lvlText w:val="表%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54632751"/>
    <w:multiLevelType w:val="multilevel"/>
    <w:tmpl w:val="8E9217A8"/>
    <w:lvl w:ilvl="0">
      <w:start w:val="1"/>
      <w:numFmt w:val="none"/>
      <w:pStyle w:val="afc"/>
      <w:suff w:val="nothing"/>
      <w:lvlText w:val="——"/>
      <w:lvlJc w:val="left"/>
      <w:pPr>
        <w:ind w:left="1588" w:firstLine="0"/>
      </w:pPr>
    </w:lvl>
    <w:lvl w:ilvl="1">
      <w:start w:val="1"/>
      <w:numFmt w:val="decimal"/>
      <w:suff w:val="nothing"/>
      <w:lvlText w:val="%1.%2　"/>
      <w:lvlJc w:val="left"/>
      <w:pPr>
        <w:ind w:left="1588" w:firstLine="0"/>
      </w:pPr>
    </w:lvl>
    <w:lvl w:ilvl="2">
      <w:start w:val="1"/>
      <w:numFmt w:val="decimal"/>
      <w:suff w:val="nothing"/>
      <w:lvlText w:val="%1.%2.%3　"/>
      <w:lvlJc w:val="left"/>
      <w:pPr>
        <w:ind w:left="1588" w:firstLine="0"/>
      </w:pPr>
    </w:lvl>
    <w:lvl w:ilvl="3">
      <w:start w:val="1"/>
      <w:numFmt w:val="decimal"/>
      <w:suff w:val="nothing"/>
      <w:lvlText w:val="%1.%2.%3.%4　"/>
      <w:lvlJc w:val="left"/>
      <w:pPr>
        <w:ind w:left="1588" w:firstLine="0"/>
      </w:pPr>
    </w:lvl>
    <w:lvl w:ilvl="4">
      <w:start w:val="1"/>
      <w:numFmt w:val="decimal"/>
      <w:suff w:val="nothing"/>
      <w:lvlText w:val="%1.%2.%3.%4.%5　"/>
      <w:lvlJc w:val="left"/>
      <w:pPr>
        <w:ind w:left="1588" w:firstLine="0"/>
      </w:pPr>
    </w:lvl>
    <w:lvl w:ilvl="5">
      <w:start w:val="1"/>
      <w:numFmt w:val="decimal"/>
      <w:suff w:val="nothing"/>
      <w:lvlText w:val="%1.%2.%3.%4.%5.%6　"/>
      <w:lvlJc w:val="left"/>
      <w:pPr>
        <w:ind w:left="1588" w:firstLine="0"/>
      </w:pPr>
    </w:lvl>
    <w:lvl w:ilvl="6">
      <w:start w:val="1"/>
      <w:numFmt w:val="decimal"/>
      <w:suff w:val="nothing"/>
      <w:lvlText w:val="%1.%2.%3.%4.%5.%6.%7　"/>
      <w:lvlJc w:val="left"/>
      <w:pPr>
        <w:ind w:left="1588" w:firstLine="0"/>
      </w:pPr>
    </w:lvl>
    <w:lvl w:ilvl="7">
      <w:start w:val="1"/>
      <w:numFmt w:val="decimal"/>
      <w:lvlText w:val="%1.%2.%3.%4.%5.%6.%7.%8"/>
      <w:lvlJc w:val="left"/>
      <w:pPr>
        <w:tabs>
          <w:tab w:val="num" w:pos="5982"/>
        </w:tabs>
        <w:ind w:left="5982" w:hanging="1418"/>
      </w:pPr>
    </w:lvl>
    <w:lvl w:ilvl="8">
      <w:start w:val="1"/>
      <w:numFmt w:val="decimal"/>
      <w:lvlText w:val="%1.%2.%3.%4.%5.%6.%7.%8.%9"/>
      <w:lvlJc w:val="left"/>
      <w:pPr>
        <w:tabs>
          <w:tab w:val="num" w:pos="6690"/>
        </w:tabs>
        <w:ind w:left="6690" w:hanging="1700"/>
      </w:pPr>
    </w:lvl>
  </w:abstractNum>
  <w:abstractNum w:abstractNumId="21">
    <w:nsid w:val="557C2AF5"/>
    <w:multiLevelType w:val="multilevel"/>
    <w:tmpl w:val="A9F832E0"/>
    <w:lvl w:ilvl="0">
      <w:start w:val="1"/>
      <w:numFmt w:val="decimal"/>
      <w:lvlRestart w:val="0"/>
      <w:pStyle w:val="afd"/>
      <w:suff w:val="nothing"/>
      <w:lvlText w:val="图%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num" w:pos="4348"/>
        </w:tabs>
        <w:ind w:left="3969" w:hanging="1418"/>
      </w:pPr>
    </w:lvl>
    <w:lvl w:ilvl="8">
      <w:start w:val="1"/>
      <w:numFmt w:val="decimal"/>
      <w:lvlText w:val="%1.%2.%3.%4.%5.%6.%7.%8.%9"/>
      <w:lvlJc w:val="left"/>
      <w:pPr>
        <w:tabs>
          <w:tab w:val="num" w:pos="4774"/>
        </w:tabs>
        <w:ind w:left="4677" w:hanging="1701"/>
      </w:pPr>
    </w:lvl>
  </w:abstractNum>
  <w:abstractNum w:abstractNumId="22">
    <w:nsid w:val="5603797C"/>
    <w:multiLevelType w:val="multilevel"/>
    <w:tmpl w:val="E9BA3494"/>
    <w:lvl w:ilvl="0">
      <w:start w:val="1"/>
      <w:numFmt w:val="upperLetter"/>
      <w:pStyle w:val="afe"/>
      <w:suff w:val="space"/>
      <w:lvlText w:val="%1"/>
      <w:lvlJc w:val="left"/>
      <w:pPr>
        <w:ind w:left="425" w:hanging="425"/>
      </w:pPr>
      <w:rPr>
        <w:rFonts w:hint="eastAsia"/>
      </w:rPr>
    </w:lvl>
    <w:lvl w:ilvl="1">
      <w:start w:val="1"/>
      <w:numFmt w:val="decimal"/>
      <w:pStyle w:val="aff"/>
      <w:suff w:val="space"/>
      <w:lvlText w:val="表%1.%2"/>
      <w:lvlJc w:val="center"/>
      <w:pPr>
        <w:ind w:left="0" w:firstLine="0"/>
      </w:pPr>
      <w:rPr>
        <w:rFonts w:ascii="黑体" w:eastAsia="黑体" w:hint="eastAsia"/>
        <w:sz w:val="21"/>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nsid w:val="564D2089"/>
    <w:multiLevelType w:val="hybridMultilevel"/>
    <w:tmpl w:val="048016DE"/>
    <w:lvl w:ilvl="0" w:tplc="9878D09C">
      <w:start w:val="1"/>
      <w:numFmt w:val="none"/>
      <w:lvlRestart w:val="0"/>
      <w:pStyle w:val="aff0"/>
      <w:lvlText w:val="%1注"/>
      <w:lvlJc w:val="left"/>
      <w:pPr>
        <w:tabs>
          <w:tab w:val="num" w:pos="760"/>
        </w:tabs>
        <w:ind w:left="760" w:hanging="284"/>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nsid w:val="644622F9"/>
    <w:multiLevelType w:val="multilevel"/>
    <w:tmpl w:val="F5E62372"/>
    <w:lvl w:ilvl="0">
      <w:start w:val="1"/>
      <w:numFmt w:val="upperRoman"/>
      <w:pStyle w:val="aff1"/>
      <w:lvlText w:val="%1)"/>
      <w:lvlJc w:val="left"/>
      <w:pPr>
        <w:tabs>
          <w:tab w:val="num" w:pos="851"/>
        </w:tabs>
        <w:ind w:left="851" w:hanging="426"/>
      </w:pPr>
      <w:rPr>
        <w:rFonts w:ascii="宋体" w:eastAsia="宋体" w:hAnsi="Times New Roman" w:hint="eastAsia"/>
        <w:sz w:val="21"/>
      </w:rPr>
    </w:lvl>
    <w:lvl w:ilvl="1">
      <w:start w:val="1"/>
      <w:numFmt w:val="lowerLetter"/>
      <w:lvlText w:val="%2)"/>
      <w:lvlJc w:val="left"/>
      <w:pPr>
        <w:tabs>
          <w:tab w:val="num" w:pos="1310"/>
        </w:tabs>
        <w:ind w:left="1310" w:hanging="420"/>
      </w:pPr>
      <w:rPr>
        <w:rFonts w:hint="eastAsia"/>
      </w:rPr>
    </w:lvl>
    <w:lvl w:ilvl="2">
      <w:start w:val="1"/>
      <w:numFmt w:val="lowerRoman"/>
      <w:lvlText w:val="%3."/>
      <w:lvlJc w:val="right"/>
      <w:pPr>
        <w:tabs>
          <w:tab w:val="num" w:pos="1730"/>
        </w:tabs>
        <w:ind w:left="1730" w:hanging="420"/>
      </w:pPr>
      <w:rPr>
        <w:rFonts w:hint="eastAsia"/>
      </w:rPr>
    </w:lvl>
    <w:lvl w:ilvl="3">
      <w:start w:val="1"/>
      <w:numFmt w:val="decimal"/>
      <w:lvlText w:val="%4."/>
      <w:lvlJc w:val="left"/>
      <w:pPr>
        <w:tabs>
          <w:tab w:val="num" w:pos="2150"/>
        </w:tabs>
        <w:ind w:left="2150" w:hanging="420"/>
      </w:pPr>
      <w:rPr>
        <w:rFonts w:hint="eastAsia"/>
      </w:rPr>
    </w:lvl>
    <w:lvl w:ilvl="4">
      <w:start w:val="1"/>
      <w:numFmt w:val="lowerLetter"/>
      <w:lvlText w:val="%5)"/>
      <w:lvlJc w:val="left"/>
      <w:pPr>
        <w:tabs>
          <w:tab w:val="num" w:pos="2570"/>
        </w:tabs>
        <w:ind w:left="2570" w:hanging="420"/>
      </w:pPr>
      <w:rPr>
        <w:rFonts w:hint="eastAsia"/>
      </w:rPr>
    </w:lvl>
    <w:lvl w:ilvl="5">
      <w:start w:val="1"/>
      <w:numFmt w:val="lowerRoman"/>
      <w:lvlText w:val="%6."/>
      <w:lvlJc w:val="right"/>
      <w:pPr>
        <w:tabs>
          <w:tab w:val="num" w:pos="2990"/>
        </w:tabs>
        <w:ind w:left="2990" w:hanging="420"/>
      </w:pPr>
      <w:rPr>
        <w:rFonts w:hint="eastAsia"/>
      </w:rPr>
    </w:lvl>
    <w:lvl w:ilvl="6">
      <w:start w:val="1"/>
      <w:numFmt w:val="decimal"/>
      <w:lvlText w:val="%7."/>
      <w:lvlJc w:val="left"/>
      <w:pPr>
        <w:tabs>
          <w:tab w:val="num" w:pos="3410"/>
        </w:tabs>
        <w:ind w:left="3410" w:hanging="420"/>
      </w:pPr>
      <w:rPr>
        <w:rFonts w:hint="eastAsia"/>
      </w:rPr>
    </w:lvl>
    <w:lvl w:ilvl="7">
      <w:start w:val="1"/>
      <w:numFmt w:val="lowerLetter"/>
      <w:lvlText w:val="%8)"/>
      <w:lvlJc w:val="left"/>
      <w:pPr>
        <w:tabs>
          <w:tab w:val="num" w:pos="3830"/>
        </w:tabs>
        <w:ind w:left="3830" w:hanging="420"/>
      </w:pPr>
      <w:rPr>
        <w:rFonts w:hint="eastAsia"/>
      </w:rPr>
    </w:lvl>
    <w:lvl w:ilvl="8">
      <w:start w:val="1"/>
      <w:numFmt w:val="lowerRoman"/>
      <w:lvlText w:val="%9."/>
      <w:lvlJc w:val="right"/>
      <w:pPr>
        <w:tabs>
          <w:tab w:val="num" w:pos="4250"/>
        </w:tabs>
        <w:ind w:left="4250" w:hanging="420"/>
      </w:pPr>
      <w:rPr>
        <w:rFonts w:hint="eastAsia"/>
      </w:rPr>
    </w:lvl>
  </w:abstractNum>
  <w:abstractNum w:abstractNumId="25">
    <w:nsid w:val="646260FA"/>
    <w:multiLevelType w:val="multilevel"/>
    <w:tmpl w:val="31B2E04E"/>
    <w:lvl w:ilvl="0">
      <w:start w:val="1"/>
      <w:numFmt w:val="decimal"/>
      <w:lvlRestart w:val="0"/>
      <w:pStyle w:val="aff2"/>
      <w:suff w:val="nothing"/>
      <w:lvlText w:val="表%1　"/>
      <w:lvlJc w:val="left"/>
      <w:pPr>
        <w:ind w:left="0" w:firstLine="0"/>
      </w:pPr>
    </w:lvl>
    <w:lvl w:ilvl="1">
      <w:start w:val="1"/>
      <w:numFmt w:val="decimal"/>
      <w:lvlText w:val="%1.%2"/>
      <w:lvlJc w:val="left"/>
      <w:pPr>
        <w:tabs>
          <w:tab w:val="num" w:pos="992"/>
        </w:tabs>
        <w:ind w:left="992" w:hanging="567"/>
      </w:pPr>
    </w:lvl>
    <w:lvl w:ilvl="2">
      <w:start w:val="1"/>
      <w:numFmt w:val="decimal"/>
      <w:lvlText w:val="%1.%2.%3"/>
      <w:lvlJc w:val="left"/>
      <w:pPr>
        <w:tabs>
          <w:tab w:val="num" w:pos="1417"/>
        </w:tabs>
        <w:ind w:left="1417"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6">
    <w:nsid w:val="654A26C9"/>
    <w:multiLevelType w:val="multilevel"/>
    <w:tmpl w:val="2B721316"/>
    <w:lvl w:ilvl="0">
      <w:start w:val="1"/>
      <w:numFmt w:val="none"/>
      <w:pStyle w:val="20"/>
      <w:lvlText w:val="──"/>
      <w:lvlJc w:val="left"/>
      <w:pPr>
        <w:ind w:left="851" w:firstLine="0"/>
      </w:pPr>
      <w:rPr>
        <w:rFonts w:ascii="宋体" w:eastAsia="宋体" w:hAnsiTheme="majorHAnsi" w:hint="eastAsia"/>
        <w:b w:val="0"/>
        <w:i w:val="0"/>
        <w:sz w:val="21"/>
      </w:rPr>
    </w:lvl>
    <w:lvl w:ilvl="1">
      <w:start w:val="1"/>
      <w:numFmt w:val="bullet"/>
      <w:lvlText w:val=""/>
      <w:lvlJc w:val="left"/>
      <w:pPr>
        <w:ind w:left="1276" w:hanging="425"/>
      </w:pPr>
      <w:rPr>
        <w:rFonts w:ascii="Wingdings" w:hAnsi="Wingdings" w:hint="default"/>
      </w:rPr>
    </w:lvl>
    <w:lvl w:ilvl="2">
      <w:start w:val="1"/>
      <w:numFmt w:val="bullet"/>
      <w:lvlText w:val=""/>
      <w:lvlJc w:val="left"/>
      <w:pPr>
        <w:ind w:left="1276" w:hanging="236"/>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27">
    <w:nsid w:val="657D3FBC"/>
    <w:multiLevelType w:val="multilevel"/>
    <w:tmpl w:val="D78CB1D2"/>
    <w:lvl w:ilvl="0">
      <w:start w:val="1"/>
      <w:numFmt w:val="upperLetter"/>
      <w:lvlRestart w:val="0"/>
      <w:pStyle w:val="aff3"/>
      <w:suff w:val="nothing"/>
      <w:lvlText w:val="附录%1"/>
      <w:lvlJc w:val="left"/>
      <w:pPr>
        <w:ind w:left="0" w:firstLine="0"/>
      </w:pPr>
      <w:rPr>
        <w:rFonts w:hint="eastAsia"/>
        <w:spacing w:val="100"/>
      </w:rPr>
    </w:lvl>
    <w:lvl w:ilvl="1">
      <w:start w:val="1"/>
      <w:numFmt w:val="decimal"/>
      <w:pStyle w:val="aff4"/>
      <w:suff w:val="nothing"/>
      <w:lvlText w:val="%1.%2　"/>
      <w:lvlJc w:val="left"/>
      <w:pPr>
        <w:ind w:left="0" w:firstLine="0"/>
      </w:pPr>
      <w:rPr>
        <w:rFonts w:ascii="黑体" w:eastAsia="黑体" w:hint="eastAsia"/>
        <w:b w:val="0"/>
        <w:i w:val="0"/>
        <w:sz w:val="21"/>
      </w:rPr>
    </w:lvl>
    <w:lvl w:ilvl="2">
      <w:start w:val="1"/>
      <w:numFmt w:val="decimal"/>
      <w:pStyle w:val="aff5"/>
      <w:suff w:val="nothing"/>
      <w:lvlText w:val="%1.%2.%3　"/>
      <w:lvlJc w:val="left"/>
      <w:pPr>
        <w:ind w:left="0" w:firstLine="0"/>
      </w:pPr>
      <w:rPr>
        <w:rFonts w:ascii="黑体" w:eastAsia="黑体" w:hint="eastAsia"/>
        <w:b w:val="0"/>
        <w:i w:val="0"/>
        <w:sz w:val="21"/>
      </w:rPr>
    </w:lvl>
    <w:lvl w:ilvl="3">
      <w:start w:val="1"/>
      <w:numFmt w:val="decimal"/>
      <w:pStyle w:val="aff6"/>
      <w:suff w:val="nothing"/>
      <w:lvlText w:val="%1.%2.%3.%4　"/>
      <w:lvlJc w:val="left"/>
      <w:pPr>
        <w:ind w:left="0" w:firstLine="0"/>
      </w:pPr>
      <w:rPr>
        <w:rFonts w:ascii="黑体" w:eastAsia="黑体" w:hint="eastAsia"/>
        <w:b w:val="0"/>
        <w:i w:val="0"/>
        <w:sz w:val="21"/>
      </w:rPr>
    </w:lvl>
    <w:lvl w:ilvl="4">
      <w:start w:val="1"/>
      <w:numFmt w:val="decimal"/>
      <w:pStyle w:val="aff7"/>
      <w:suff w:val="nothing"/>
      <w:lvlText w:val="%1.%2.%3.%4.%5　"/>
      <w:lvlJc w:val="left"/>
      <w:pPr>
        <w:ind w:left="0" w:firstLine="0"/>
      </w:pPr>
      <w:rPr>
        <w:rFonts w:ascii="黑体" w:eastAsia="黑体" w:hint="eastAsia"/>
        <w:b w:val="0"/>
        <w:i w:val="0"/>
        <w:sz w:val="21"/>
      </w:rPr>
    </w:lvl>
    <w:lvl w:ilvl="5">
      <w:start w:val="1"/>
      <w:numFmt w:val="decimal"/>
      <w:pStyle w:val="aff8"/>
      <w:suff w:val="nothing"/>
      <w:lvlText w:val="%1.%2.%3.%4.%5.%6　"/>
      <w:lvlJc w:val="left"/>
      <w:pPr>
        <w:ind w:left="0" w:firstLine="0"/>
      </w:pPr>
      <w:rPr>
        <w:rFonts w:ascii="黑体" w:eastAsia="黑体" w:hint="eastAsia"/>
        <w:b w:val="0"/>
        <w:i w:val="0"/>
        <w:sz w:val="21"/>
      </w:rPr>
    </w:lvl>
    <w:lvl w:ilvl="6">
      <w:start w:val="1"/>
      <w:numFmt w:val="decimal"/>
      <w:suff w:val="nothing"/>
      <w:lvlText w:val="%1.%2.%3.%4.%5.%6.%7　"/>
      <w:lvlJc w:val="left"/>
      <w:pPr>
        <w:ind w:left="0" w:firstLine="0"/>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8">
    <w:nsid w:val="69506ABF"/>
    <w:multiLevelType w:val="multilevel"/>
    <w:tmpl w:val="69B80E64"/>
    <w:lvl w:ilvl="0">
      <w:start w:val="1"/>
      <w:numFmt w:val="bullet"/>
      <w:pStyle w:val="21"/>
      <w:lvlText w:val=""/>
      <w:lvlJc w:val="left"/>
      <w:pPr>
        <w:ind w:left="851" w:firstLine="0"/>
      </w:pPr>
      <w:rPr>
        <w:rFonts w:ascii="Wingdings" w:hAnsi="Wingdings" w:hint="default"/>
        <w:color w:val="auto"/>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29">
    <w:nsid w:val="6CA41985"/>
    <w:multiLevelType w:val="hybridMultilevel"/>
    <w:tmpl w:val="2B6C5B98"/>
    <w:lvl w:ilvl="0" w:tplc="621C3562">
      <w:start w:val="1"/>
      <w:numFmt w:val="decimal"/>
      <w:pStyle w:val="aff9"/>
      <w:lvlText w:val="%1)"/>
      <w:lvlJc w:val="left"/>
      <w:pPr>
        <w:tabs>
          <w:tab w:val="num" w:pos="823"/>
        </w:tabs>
        <w:ind w:left="823"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nsid w:val="6CE42AC1"/>
    <w:multiLevelType w:val="hybridMultilevel"/>
    <w:tmpl w:val="77E86B10"/>
    <w:lvl w:ilvl="0" w:tplc="C0B8CA6E">
      <w:start w:val="1"/>
      <w:numFmt w:val="lowerLetter"/>
      <w:pStyle w:val="affa"/>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6CEA2025"/>
    <w:multiLevelType w:val="multilevel"/>
    <w:tmpl w:val="66CAF3C4"/>
    <w:lvl w:ilvl="0">
      <w:start w:val="1"/>
      <w:numFmt w:val="none"/>
      <w:pStyle w:val="affb"/>
      <w:suff w:val="nothing"/>
      <w:lvlText w:val="%1"/>
      <w:lvlJc w:val="left"/>
      <w:pPr>
        <w:ind w:left="0" w:firstLine="0"/>
      </w:pPr>
      <w:rPr>
        <w:rFonts w:hint="eastAsia"/>
      </w:rPr>
    </w:lvl>
    <w:lvl w:ilvl="1">
      <w:start w:val="1"/>
      <w:numFmt w:val="decimal"/>
      <w:pStyle w:val="affc"/>
      <w:suff w:val="nothing"/>
      <w:lvlText w:val="%1%2　"/>
      <w:lvlJc w:val="left"/>
      <w:pPr>
        <w:ind w:left="0" w:firstLine="0"/>
      </w:pPr>
      <w:rPr>
        <w:rFonts w:ascii="黑体" w:eastAsia="黑体" w:hint="eastAsia"/>
        <w:b w:val="0"/>
        <w:i w:val="0"/>
        <w:sz w:val="21"/>
      </w:rPr>
    </w:lvl>
    <w:lvl w:ilvl="2">
      <w:start w:val="1"/>
      <w:numFmt w:val="decimal"/>
      <w:pStyle w:val="affd"/>
      <w:suff w:val="nothing"/>
      <w:lvlText w:val="%1%2.%3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kern w:val="0"/>
        <w:position w:val="0"/>
        <w:sz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affe"/>
      <w:suff w:val="nothing"/>
      <w:lvlText w:val="%1%2.%3.%4　"/>
      <w:lvlJc w:val="left"/>
      <w:pPr>
        <w:ind w:left="0" w:firstLine="0"/>
      </w:pPr>
      <w:rPr>
        <w:rFonts w:ascii="黑体" w:eastAsia="黑体" w:hint="eastAsia"/>
        <w:b w:val="0"/>
        <w:i w:val="0"/>
        <w:sz w:val="21"/>
      </w:rPr>
    </w:lvl>
    <w:lvl w:ilvl="4">
      <w:start w:val="1"/>
      <w:numFmt w:val="decimal"/>
      <w:pStyle w:val="afff"/>
      <w:suff w:val="nothing"/>
      <w:lvlText w:val="%1%2.%3.%4.%5　"/>
      <w:lvlJc w:val="left"/>
      <w:pPr>
        <w:ind w:left="0" w:firstLine="0"/>
      </w:pPr>
      <w:rPr>
        <w:rFonts w:ascii="黑体" w:eastAsia="黑体" w:hint="eastAsia"/>
        <w:b w:val="0"/>
        <w:i w:val="0"/>
        <w:sz w:val="21"/>
      </w:rPr>
    </w:lvl>
    <w:lvl w:ilvl="5">
      <w:start w:val="1"/>
      <w:numFmt w:val="decimal"/>
      <w:pStyle w:val="afff0"/>
      <w:suff w:val="nothing"/>
      <w:lvlText w:val="%1%2.%3.%4.%5.%6　"/>
      <w:lvlJc w:val="left"/>
      <w:pPr>
        <w:ind w:left="0" w:firstLine="0"/>
      </w:pPr>
      <w:rPr>
        <w:rFonts w:ascii="黑体" w:eastAsia="黑体" w:hint="eastAsia"/>
        <w:b w:val="0"/>
        <w:i w:val="0"/>
        <w:sz w:val="21"/>
      </w:rPr>
    </w:lvl>
    <w:lvl w:ilvl="6">
      <w:start w:val="1"/>
      <w:numFmt w:val="decimal"/>
      <w:pStyle w:val="afff1"/>
      <w:suff w:val="nothing"/>
      <w:lvlText w:val="%1%2.%3.%4.%5.%6.%7　"/>
      <w:lvlJc w:val="left"/>
      <w:pPr>
        <w:ind w:left="0" w:firstLine="0"/>
      </w:pPr>
      <w:rPr>
        <w:rFonts w:ascii="黑体" w:eastAsia="黑体"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32">
    <w:nsid w:val="6DBF04F4"/>
    <w:multiLevelType w:val="multilevel"/>
    <w:tmpl w:val="F3A22F6C"/>
    <w:lvl w:ilvl="0">
      <w:start w:val="1"/>
      <w:numFmt w:val="none"/>
      <w:pStyle w:val="afff2"/>
      <w:lvlText w:val="%1注："/>
      <w:lvlJc w:val="left"/>
      <w:pPr>
        <w:ind w:left="737" w:hanging="374"/>
      </w:pPr>
      <w:rPr>
        <w:rFonts w:ascii="黑体" w:eastAsia="黑体"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33">
    <w:nsid w:val="6DF35F19"/>
    <w:multiLevelType w:val="multilevel"/>
    <w:tmpl w:val="31ACFC82"/>
    <w:lvl w:ilvl="0">
      <w:start w:val="1"/>
      <w:numFmt w:val="decimal"/>
      <w:lvlRestart w:val="0"/>
      <w:pStyle w:val="afff3"/>
      <w:suff w:val="nothing"/>
      <w:lvlText w:val="Tabl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num" w:pos="4348"/>
        </w:tabs>
        <w:ind w:left="3969" w:hanging="1418"/>
      </w:pPr>
    </w:lvl>
    <w:lvl w:ilvl="8">
      <w:start w:val="1"/>
      <w:numFmt w:val="decimal"/>
      <w:lvlText w:val="%1.%2.%3.%4.%5.%6.%7.%8.%9"/>
      <w:lvlJc w:val="left"/>
      <w:pPr>
        <w:tabs>
          <w:tab w:val="num" w:pos="4774"/>
        </w:tabs>
        <w:ind w:left="4677" w:hanging="1701"/>
      </w:pPr>
    </w:lvl>
  </w:abstractNum>
  <w:abstractNum w:abstractNumId="34">
    <w:nsid w:val="76933334"/>
    <w:multiLevelType w:val="hybridMultilevel"/>
    <w:tmpl w:val="92A665E8"/>
    <w:lvl w:ilvl="0" w:tplc="11600844">
      <w:start w:val="1"/>
      <w:numFmt w:val="none"/>
      <w:lvlRestart w:val="0"/>
      <w:pStyle w:val="afff4"/>
      <w:lvlText w:val="%1——"/>
      <w:lvlJc w:val="left"/>
      <w:pPr>
        <w:tabs>
          <w:tab w:val="num" w:pos="330"/>
        </w:tabs>
        <w:ind w:left="948" w:hanging="420"/>
      </w:pPr>
    </w:lvl>
    <w:lvl w:ilvl="1" w:tplc="4F444476" w:tentative="1">
      <w:start w:val="1"/>
      <w:numFmt w:val="lowerLetter"/>
      <w:lvlText w:val="%2)"/>
      <w:lvlJc w:val="left"/>
      <w:pPr>
        <w:tabs>
          <w:tab w:val="num" w:pos="840"/>
        </w:tabs>
        <w:ind w:left="840" w:hanging="420"/>
      </w:pPr>
    </w:lvl>
    <w:lvl w:ilvl="2" w:tplc="D6C24CA6" w:tentative="1">
      <w:start w:val="1"/>
      <w:numFmt w:val="lowerRoman"/>
      <w:lvlText w:val="%3."/>
      <w:lvlJc w:val="right"/>
      <w:pPr>
        <w:tabs>
          <w:tab w:val="num" w:pos="1260"/>
        </w:tabs>
        <w:ind w:left="1260" w:hanging="420"/>
      </w:pPr>
    </w:lvl>
    <w:lvl w:ilvl="3" w:tplc="F6A6C12C" w:tentative="1">
      <w:start w:val="1"/>
      <w:numFmt w:val="decimal"/>
      <w:lvlText w:val="%4."/>
      <w:lvlJc w:val="left"/>
      <w:pPr>
        <w:tabs>
          <w:tab w:val="num" w:pos="1680"/>
        </w:tabs>
        <w:ind w:left="1680" w:hanging="420"/>
      </w:pPr>
    </w:lvl>
    <w:lvl w:ilvl="4" w:tplc="29C01676" w:tentative="1">
      <w:start w:val="1"/>
      <w:numFmt w:val="lowerLetter"/>
      <w:lvlText w:val="%5)"/>
      <w:lvlJc w:val="left"/>
      <w:pPr>
        <w:tabs>
          <w:tab w:val="num" w:pos="2100"/>
        </w:tabs>
        <w:ind w:left="2100" w:hanging="420"/>
      </w:pPr>
    </w:lvl>
    <w:lvl w:ilvl="5" w:tplc="F230A71E" w:tentative="1">
      <w:start w:val="1"/>
      <w:numFmt w:val="lowerRoman"/>
      <w:lvlText w:val="%6."/>
      <w:lvlJc w:val="right"/>
      <w:pPr>
        <w:tabs>
          <w:tab w:val="num" w:pos="2520"/>
        </w:tabs>
        <w:ind w:left="2520" w:hanging="420"/>
      </w:pPr>
    </w:lvl>
    <w:lvl w:ilvl="6" w:tplc="BBF66B4A" w:tentative="1">
      <w:start w:val="1"/>
      <w:numFmt w:val="decimal"/>
      <w:lvlText w:val="%7."/>
      <w:lvlJc w:val="left"/>
      <w:pPr>
        <w:tabs>
          <w:tab w:val="num" w:pos="2940"/>
        </w:tabs>
        <w:ind w:left="2940" w:hanging="420"/>
      </w:pPr>
    </w:lvl>
    <w:lvl w:ilvl="7" w:tplc="7D9A10D8" w:tentative="1">
      <w:start w:val="1"/>
      <w:numFmt w:val="lowerLetter"/>
      <w:lvlText w:val="%8)"/>
      <w:lvlJc w:val="left"/>
      <w:pPr>
        <w:tabs>
          <w:tab w:val="num" w:pos="3360"/>
        </w:tabs>
        <w:ind w:left="3360" w:hanging="420"/>
      </w:pPr>
    </w:lvl>
    <w:lvl w:ilvl="8" w:tplc="7A08F11C" w:tentative="1">
      <w:start w:val="1"/>
      <w:numFmt w:val="lowerRoman"/>
      <w:lvlText w:val="%9."/>
      <w:lvlJc w:val="right"/>
      <w:pPr>
        <w:tabs>
          <w:tab w:val="num" w:pos="3780"/>
        </w:tabs>
        <w:ind w:left="3780" w:hanging="420"/>
      </w:pPr>
    </w:lvl>
  </w:abstractNum>
  <w:num w:numId="1">
    <w:abstractNumId w:val="0"/>
  </w:num>
  <w:num w:numId="2">
    <w:abstractNumId w:val="31"/>
  </w:num>
  <w:num w:numId="3">
    <w:abstractNumId w:val="5"/>
  </w:num>
  <w:num w:numId="4">
    <w:abstractNumId w:val="8"/>
  </w:num>
  <w:num w:numId="5">
    <w:abstractNumId w:val="27"/>
  </w:num>
  <w:num w:numId="6">
    <w:abstractNumId w:val="9"/>
  </w:num>
  <w:num w:numId="7">
    <w:abstractNumId w:val="20"/>
  </w:num>
  <w:num w:numId="8">
    <w:abstractNumId w:val="7"/>
  </w:num>
  <w:num w:numId="9">
    <w:abstractNumId w:val="23"/>
  </w:num>
  <w:num w:numId="10">
    <w:abstractNumId w:val="25"/>
  </w:num>
  <w:num w:numId="11">
    <w:abstractNumId w:val="21"/>
  </w:num>
  <w:num w:numId="12">
    <w:abstractNumId w:val="33"/>
  </w:num>
  <w:num w:numId="13">
    <w:abstractNumId w:val="18"/>
  </w:num>
  <w:num w:numId="14">
    <w:abstractNumId w:val="34"/>
  </w:num>
  <w:num w:numId="15">
    <w:abstractNumId w:val="1"/>
  </w:num>
  <w:num w:numId="16">
    <w:abstractNumId w:val="24"/>
  </w:num>
  <w:num w:numId="17">
    <w:abstractNumId w:val="6"/>
  </w:num>
  <w:num w:numId="18">
    <w:abstractNumId w:val="14"/>
  </w:num>
  <w:num w:numId="19">
    <w:abstractNumId w:val="19"/>
  </w:num>
  <w:num w:numId="20">
    <w:abstractNumId w:val="29"/>
  </w:num>
  <w:num w:numId="21">
    <w:abstractNumId w:val="30"/>
  </w:num>
  <w:num w:numId="22">
    <w:abstractNumId w:val="11"/>
  </w:num>
  <w:num w:numId="23">
    <w:abstractNumId w:val="13"/>
  </w:num>
  <w:num w:numId="24">
    <w:abstractNumId w:val="32"/>
  </w:num>
  <w:num w:numId="25">
    <w:abstractNumId w:val="2"/>
  </w:num>
  <w:num w:numId="26">
    <w:abstractNumId w:val="4"/>
  </w:num>
  <w:num w:numId="27">
    <w:abstractNumId w:val="17"/>
  </w:num>
  <w:num w:numId="28">
    <w:abstractNumId w:val="15"/>
  </w:num>
  <w:num w:numId="29">
    <w:abstractNumId w:val="28"/>
  </w:num>
  <w:num w:numId="30">
    <w:abstractNumId w:val="10"/>
  </w:num>
  <w:num w:numId="31">
    <w:abstractNumId w:val="26"/>
  </w:num>
  <w:num w:numId="32">
    <w:abstractNumId w:val="22"/>
  </w:num>
  <w:num w:numId="3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2"/>
  </w:num>
  <w:num w:numId="36">
    <w:abstractNumId w:val="3"/>
  </w:num>
  <w:num w:numId="3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1"/>
  </w:num>
  <w:num w:numId="40">
    <w:abstractNumId w:val="16"/>
  </w:num>
  <w:num w:numId="41">
    <w:abstractNumId w:val="31"/>
  </w:num>
  <w:num w:numId="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attachedTemplate r:id="rId1"/>
  <w:stylePaneSortMethod w:val="0000"/>
  <w:trackRevisions/>
  <w:documentProtection w:edit="forms"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5314"/>
    <w:rsid w:val="0000040A"/>
    <w:rsid w:val="00000A94"/>
    <w:rsid w:val="00001972"/>
    <w:rsid w:val="00001D9A"/>
    <w:rsid w:val="00005FAE"/>
    <w:rsid w:val="00007B3A"/>
    <w:rsid w:val="000107E0"/>
    <w:rsid w:val="00010CBC"/>
    <w:rsid w:val="00011FDE"/>
    <w:rsid w:val="00012FFD"/>
    <w:rsid w:val="00014162"/>
    <w:rsid w:val="00014340"/>
    <w:rsid w:val="00015DD0"/>
    <w:rsid w:val="00016A9C"/>
    <w:rsid w:val="00022184"/>
    <w:rsid w:val="00022762"/>
    <w:rsid w:val="000238E0"/>
    <w:rsid w:val="000249DB"/>
    <w:rsid w:val="0002595E"/>
    <w:rsid w:val="00026DC5"/>
    <w:rsid w:val="000303C3"/>
    <w:rsid w:val="000331D3"/>
    <w:rsid w:val="000346A5"/>
    <w:rsid w:val="000359C3"/>
    <w:rsid w:val="00035A7D"/>
    <w:rsid w:val="0004249A"/>
    <w:rsid w:val="00043282"/>
    <w:rsid w:val="00044286"/>
    <w:rsid w:val="00047F28"/>
    <w:rsid w:val="000503AA"/>
    <w:rsid w:val="000506A1"/>
    <w:rsid w:val="000515DD"/>
    <w:rsid w:val="0005265A"/>
    <w:rsid w:val="000539DD"/>
    <w:rsid w:val="00053BD3"/>
    <w:rsid w:val="00053DCC"/>
    <w:rsid w:val="000556ED"/>
    <w:rsid w:val="00055FE2"/>
    <w:rsid w:val="0005616F"/>
    <w:rsid w:val="00056820"/>
    <w:rsid w:val="00060C2E"/>
    <w:rsid w:val="00060EB7"/>
    <w:rsid w:val="00061033"/>
    <w:rsid w:val="000619E9"/>
    <w:rsid w:val="000622D4"/>
    <w:rsid w:val="0006357D"/>
    <w:rsid w:val="00067F1E"/>
    <w:rsid w:val="00071CC0"/>
    <w:rsid w:val="00073C8C"/>
    <w:rsid w:val="00074FD5"/>
    <w:rsid w:val="00077B64"/>
    <w:rsid w:val="00080A1C"/>
    <w:rsid w:val="00082317"/>
    <w:rsid w:val="00083D2C"/>
    <w:rsid w:val="00086AA1"/>
    <w:rsid w:val="00087A77"/>
    <w:rsid w:val="00090CA6"/>
    <w:rsid w:val="00092B8A"/>
    <w:rsid w:val="00092FB0"/>
    <w:rsid w:val="000934C5"/>
    <w:rsid w:val="00093D25"/>
    <w:rsid w:val="00094B17"/>
    <w:rsid w:val="00094D73"/>
    <w:rsid w:val="00096D63"/>
    <w:rsid w:val="00097790"/>
    <w:rsid w:val="000A0B60"/>
    <w:rsid w:val="000A0EB8"/>
    <w:rsid w:val="000A19FC"/>
    <w:rsid w:val="000A296B"/>
    <w:rsid w:val="000A67DA"/>
    <w:rsid w:val="000A7311"/>
    <w:rsid w:val="000B060F"/>
    <w:rsid w:val="000B1592"/>
    <w:rsid w:val="000B1FF2"/>
    <w:rsid w:val="000B3CDA"/>
    <w:rsid w:val="000B6A0B"/>
    <w:rsid w:val="000C0F6C"/>
    <w:rsid w:val="000C11DB"/>
    <w:rsid w:val="000C28EC"/>
    <w:rsid w:val="000C2FBD"/>
    <w:rsid w:val="000C3E10"/>
    <w:rsid w:val="000C4B41"/>
    <w:rsid w:val="000C57D6"/>
    <w:rsid w:val="000C7666"/>
    <w:rsid w:val="000D0A9C"/>
    <w:rsid w:val="000D1795"/>
    <w:rsid w:val="000D2F42"/>
    <w:rsid w:val="000D329A"/>
    <w:rsid w:val="000D4B9C"/>
    <w:rsid w:val="000D4EB6"/>
    <w:rsid w:val="000D753B"/>
    <w:rsid w:val="000E4C9E"/>
    <w:rsid w:val="000E6FD7"/>
    <w:rsid w:val="000F06E1"/>
    <w:rsid w:val="000F0E3C"/>
    <w:rsid w:val="000F19D5"/>
    <w:rsid w:val="000F2E41"/>
    <w:rsid w:val="000F3C09"/>
    <w:rsid w:val="000F4AEA"/>
    <w:rsid w:val="000F6501"/>
    <w:rsid w:val="000F67E9"/>
    <w:rsid w:val="001016A7"/>
    <w:rsid w:val="00104926"/>
    <w:rsid w:val="00113B1E"/>
    <w:rsid w:val="0011711C"/>
    <w:rsid w:val="0011735D"/>
    <w:rsid w:val="00124E4F"/>
    <w:rsid w:val="001260B7"/>
    <w:rsid w:val="001265CB"/>
    <w:rsid w:val="001321C6"/>
    <w:rsid w:val="001325C4"/>
    <w:rsid w:val="00133010"/>
    <w:rsid w:val="001337A1"/>
    <w:rsid w:val="001338EE"/>
    <w:rsid w:val="00133AAE"/>
    <w:rsid w:val="00135323"/>
    <w:rsid w:val="001356C4"/>
    <w:rsid w:val="00141114"/>
    <w:rsid w:val="00142969"/>
    <w:rsid w:val="001457E7"/>
    <w:rsid w:val="00145D4F"/>
    <w:rsid w:val="00145D9D"/>
    <w:rsid w:val="00146388"/>
    <w:rsid w:val="00147261"/>
    <w:rsid w:val="001527FF"/>
    <w:rsid w:val="00152810"/>
    <w:rsid w:val="001529E5"/>
    <w:rsid w:val="00153C7E"/>
    <w:rsid w:val="00156B25"/>
    <w:rsid w:val="00156E1A"/>
    <w:rsid w:val="00157B55"/>
    <w:rsid w:val="001642FA"/>
    <w:rsid w:val="001649EB"/>
    <w:rsid w:val="00164BAF"/>
    <w:rsid w:val="00164FA8"/>
    <w:rsid w:val="00165065"/>
    <w:rsid w:val="00165434"/>
    <w:rsid w:val="0016580B"/>
    <w:rsid w:val="00165F49"/>
    <w:rsid w:val="00166B88"/>
    <w:rsid w:val="0016770A"/>
    <w:rsid w:val="00170804"/>
    <w:rsid w:val="001708E9"/>
    <w:rsid w:val="00171BC5"/>
    <w:rsid w:val="00173157"/>
    <w:rsid w:val="0017340B"/>
    <w:rsid w:val="00173FB1"/>
    <w:rsid w:val="00176DFD"/>
    <w:rsid w:val="00177E6A"/>
    <w:rsid w:val="001852C9"/>
    <w:rsid w:val="00190087"/>
    <w:rsid w:val="001913C4"/>
    <w:rsid w:val="0019348F"/>
    <w:rsid w:val="00193A07"/>
    <w:rsid w:val="00194C95"/>
    <w:rsid w:val="00195C34"/>
    <w:rsid w:val="001A1A53"/>
    <w:rsid w:val="001A234A"/>
    <w:rsid w:val="001A397F"/>
    <w:rsid w:val="001B06E8"/>
    <w:rsid w:val="001B71D0"/>
    <w:rsid w:val="001B71EE"/>
    <w:rsid w:val="001C04A8"/>
    <w:rsid w:val="001C2C03"/>
    <w:rsid w:val="001C42F7"/>
    <w:rsid w:val="001C49E5"/>
    <w:rsid w:val="001C4AB2"/>
    <w:rsid w:val="001C680C"/>
    <w:rsid w:val="001C7FEA"/>
    <w:rsid w:val="001D0499"/>
    <w:rsid w:val="001D0BBE"/>
    <w:rsid w:val="001D0ED4"/>
    <w:rsid w:val="001D1C53"/>
    <w:rsid w:val="001D212F"/>
    <w:rsid w:val="001D29D7"/>
    <w:rsid w:val="001D2DE7"/>
    <w:rsid w:val="001D411C"/>
    <w:rsid w:val="001E1B6A"/>
    <w:rsid w:val="001E2484"/>
    <w:rsid w:val="001E3CC4"/>
    <w:rsid w:val="001E4882"/>
    <w:rsid w:val="001E58EA"/>
    <w:rsid w:val="001E73AB"/>
    <w:rsid w:val="001F092D"/>
    <w:rsid w:val="001F143A"/>
    <w:rsid w:val="001F1605"/>
    <w:rsid w:val="001F2508"/>
    <w:rsid w:val="001F47AB"/>
    <w:rsid w:val="001F4816"/>
    <w:rsid w:val="001F67A8"/>
    <w:rsid w:val="001F69B4"/>
    <w:rsid w:val="001F77C7"/>
    <w:rsid w:val="00200183"/>
    <w:rsid w:val="0020107D"/>
    <w:rsid w:val="00202AA4"/>
    <w:rsid w:val="002031F7"/>
    <w:rsid w:val="002040E6"/>
    <w:rsid w:val="00204E92"/>
    <w:rsid w:val="0020527B"/>
    <w:rsid w:val="00210B15"/>
    <w:rsid w:val="002142EA"/>
    <w:rsid w:val="002204BB"/>
    <w:rsid w:val="00221B79"/>
    <w:rsid w:val="00221C6B"/>
    <w:rsid w:val="002253A1"/>
    <w:rsid w:val="00225CF8"/>
    <w:rsid w:val="0022794E"/>
    <w:rsid w:val="00233D64"/>
    <w:rsid w:val="0023482A"/>
    <w:rsid w:val="002359CB"/>
    <w:rsid w:val="00243540"/>
    <w:rsid w:val="0024497B"/>
    <w:rsid w:val="0024515B"/>
    <w:rsid w:val="00246021"/>
    <w:rsid w:val="0024666E"/>
    <w:rsid w:val="00247131"/>
    <w:rsid w:val="00247F52"/>
    <w:rsid w:val="00250B25"/>
    <w:rsid w:val="00250BBE"/>
    <w:rsid w:val="0025194F"/>
    <w:rsid w:val="0025621F"/>
    <w:rsid w:val="00256554"/>
    <w:rsid w:val="0026148A"/>
    <w:rsid w:val="00262696"/>
    <w:rsid w:val="002643C3"/>
    <w:rsid w:val="00264A0C"/>
    <w:rsid w:val="002652B0"/>
    <w:rsid w:val="00267EF4"/>
    <w:rsid w:val="00270CB8"/>
    <w:rsid w:val="00271959"/>
    <w:rsid w:val="00272B08"/>
    <w:rsid w:val="00281BB8"/>
    <w:rsid w:val="00281E9E"/>
    <w:rsid w:val="00285170"/>
    <w:rsid w:val="00285361"/>
    <w:rsid w:val="00292D60"/>
    <w:rsid w:val="00294D34"/>
    <w:rsid w:val="00294E3B"/>
    <w:rsid w:val="0029543B"/>
    <w:rsid w:val="00296193"/>
    <w:rsid w:val="00296C66"/>
    <w:rsid w:val="00296EBE"/>
    <w:rsid w:val="002974E3"/>
    <w:rsid w:val="00297667"/>
    <w:rsid w:val="002A084B"/>
    <w:rsid w:val="002A1260"/>
    <w:rsid w:val="002A1589"/>
    <w:rsid w:val="002A1608"/>
    <w:rsid w:val="002A25DC"/>
    <w:rsid w:val="002A3AAB"/>
    <w:rsid w:val="002A4CEA"/>
    <w:rsid w:val="002A5977"/>
    <w:rsid w:val="002A5A13"/>
    <w:rsid w:val="002A7F44"/>
    <w:rsid w:val="002B0C40"/>
    <w:rsid w:val="002B1966"/>
    <w:rsid w:val="002B4508"/>
    <w:rsid w:val="002B5779"/>
    <w:rsid w:val="002B7332"/>
    <w:rsid w:val="002B7F51"/>
    <w:rsid w:val="002C09E7"/>
    <w:rsid w:val="002C1B28"/>
    <w:rsid w:val="002C3F07"/>
    <w:rsid w:val="002C5278"/>
    <w:rsid w:val="002C7EBB"/>
    <w:rsid w:val="002D06C1"/>
    <w:rsid w:val="002D2CA7"/>
    <w:rsid w:val="002D42B5"/>
    <w:rsid w:val="002D4F1A"/>
    <w:rsid w:val="002D6EC6"/>
    <w:rsid w:val="002D79AC"/>
    <w:rsid w:val="002E039D"/>
    <w:rsid w:val="002E320A"/>
    <w:rsid w:val="002E4D5A"/>
    <w:rsid w:val="002E6326"/>
    <w:rsid w:val="002F30BF"/>
    <w:rsid w:val="002F30E0"/>
    <w:rsid w:val="002F35E4"/>
    <w:rsid w:val="002F3730"/>
    <w:rsid w:val="002F38E1"/>
    <w:rsid w:val="002F7AF6"/>
    <w:rsid w:val="00300E63"/>
    <w:rsid w:val="00302F5F"/>
    <w:rsid w:val="003034C2"/>
    <w:rsid w:val="0030441D"/>
    <w:rsid w:val="00306063"/>
    <w:rsid w:val="00313B85"/>
    <w:rsid w:val="00314BDF"/>
    <w:rsid w:val="00317988"/>
    <w:rsid w:val="003221B4"/>
    <w:rsid w:val="00322B79"/>
    <w:rsid w:val="00322E62"/>
    <w:rsid w:val="00324EDD"/>
    <w:rsid w:val="00325496"/>
    <w:rsid w:val="00336C64"/>
    <w:rsid w:val="00337162"/>
    <w:rsid w:val="0034194F"/>
    <w:rsid w:val="00341F12"/>
    <w:rsid w:val="00344605"/>
    <w:rsid w:val="003474AA"/>
    <w:rsid w:val="00350D1D"/>
    <w:rsid w:val="00352C83"/>
    <w:rsid w:val="00357084"/>
    <w:rsid w:val="003573A0"/>
    <w:rsid w:val="003611B6"/>
    <w:rsid w:val="003615D2"/>
    <w:rsid w:val="0036429C"/>
    <w:rsid w:val="00364A53"/>
    <w:rsid w:val="003654CB"/>
    <w:rsid w:val="00365F86"/>
    <w:rsid w:val="00365F87"/>
    <w:rsid w:val="003677D9"/>
    <w:rsid w:val="003705F4"/>
    <w:rsid w:val="00370D58"/>
    <w:rsid w:val="00371316"/>
    <w:rsid w:val="00376713"/>
    <w:rsid w:val="00381815"/>
    <w:rsid w:val="003819AF"/>
    <w:rsid w:val="003820E9"/>
    <w:rsid w:val="00382DE7"/>
    <w:rsid w:val="00384FFC"/>
    <w:rsid w:val="003872FC"/>
    <w:rsid w:val="00387ADC"/>
    <w:rsid w:val="00390020"/>
    <w:rsid w:val="003903D6"/>
    <w:rsid w:val="003906E5"/>
    <w:rsid w:val="00390EE6"/>
    <w:rsid w:val="0039118F"/>
    <w:rsid w:val="00392AD7"/>
    <w:rsid w:val="00392C1E"/>
    <w:rsid w:val="003938D9"/>
    <w:rsid w:val="00394376"/>
    <w:rsid w:val="003943FF"/>
    <w:rsid w:val="00394E13"/>
    <w:rsid w:val="003974EB"/>
    <w:rsid w:val="00397CC5"/>
    <w:rsid w:val="003A1582"/>
    <w:rsid w:val="003A4077"/>
    <w:rsid w:val="003A7144"/>
    <w:rsid w:val="003B09AD"/>
    <w:rsid w:val="003B1F18"/>
    <w:rsid w:val="003B5BF0"/>
    <w:rsid w:val="003B60BF"/>
    <w:rsid w:val="003B6BE3"/>
    <w:rsid w:val="003B75BA"/>
    <w:rsid w:val="003C010C"/>
    <w:rsid w:val="003C0A6C"/>
    <w:rsid w:val="003C469E"/>
    <w:rsid w:val="003C48EA"/>
    <w:rsid w:val="003C5A43"/>
    <w:rsid w:val="003C754F"/>
    <w:rsid w:val="003D0519"/>
    <w:rsid w:val="003D05E4"/>
    <w:rsid w:val="003D0FF6"/>
    <w:rsid w:val="003D262C"/>
    <w:rsid w:val="003D6D61"/>
    <w:rsid w:val="003E091D"/>
    <w:rsid w:val="003E1517"/>
    <w:rsid w:val="003E1C53"/>
    <w:rsid w:val="003E2A69"/>
    <w:rsid w:val="003E2D49"/>
    <w:rsid w:val="003E2FD4"/>
    <w:rsid w:val="003E49F6"/>
    <w:rsid w:val="003E6204"/>
    <w:rsid w:val="003E6943"/>
    <w:rsid w:val="003F0841"/>
    <w:rsid w:val="003F23D3"/>
    <w:rsid w:val="003F3F08"/>
    <w:rsid w:val="003F49ED"/>
    <w:rsid w:val="003F49F1"/>
    <w:rsid w:val="003F6272"/>
    <w:rsid w:val="003F7DB3"/>
    <w:rsid w:val="00400E72"/>
    <w:rsid w:val="00401400"/>
    <w:rsid w:val="00404869"/>
    <w:rsid w:val="00405884"/>
    <w:rsid w:val="00407D39"/>
    <w:rsid w:val="00410FD6"/>
    <w:rsid w:val="00411F1D"/>
    <w:rsid w:val="0041477A"/>
    <w:rsid w:val="00415691"/>
    <w:rsid w:val="004167A3"/>
    <w:rsid w:val="004168AE"/>
    <w:rsid w:val="0042721E"/>
    <w:rsid w:val="00430D86"/>
    <w:rsid w:val="00432DAA"/>
    <w:rsid w:val="00434305"/>
    <w:rsid w:val="004347D3"/>
    <w:rsid w:val="00435DF7"/>
    <w:rsid w:val="0044083F"/>
    <w:rsid w:val="00441AE7"/>
    <w:rsid w:val="00444BB3"/>
    <w:rsid w:val="00445574"/>
    <w:rsid w:val="004467FB"/>
    <w:rsid w:val="00452D6B"/>
    <w:rsid w:val="00454484"/>
    <w:rsid w:val="0045517B"/>
    <w:rsid w:val="00463B77"/>
    <w:rsid w:val="00463C7B"/>
    <w:rsid w:val="004644A6"/>
    <w:rsid w:val="004659BD"/>
    <w:rsid w:val="00465D2E"/>
    <w:rsid w:val="00470775"/>
    <w:rsid w:val="00473D52"/>
    <w:rsid w:val="004746B1"/>
    <w:rsid w:val="0047583F"/>
    <w:rsid w:val="00481D3B"/>
    <w:rsid w:val="00484936"/>
    <w:rsid w:val="00485C89"/>
    <w:rsid w:val="00486BE3"/>
    <w:rsid w:val="004905E4"/>
    <w:rsid w:val="00490A89"/>
    <w:rsid w:val="00490AB4"/>
    <w:rsid w:val="00490BAD"/>
    <w:rsid w:val="004928A0"/>
    <w:rsid w:val="00492F02"/>
    <w:rsid w:val="004939AE"/>
    <w:rsid w:val="00495959"/>
    <w:rsid w:val="004A12DF"/>
    <w:rsid w:val="004A1BA8"/>
    <w:rsid w:val="004A4B57"/>
    <w:rsid w:val="004A63FA"/>
    <w:rsid w:val="004B2701"/>
    <w:rsid w:val="004B2E1B"/>
    <w:rsid w:val="004B3E93"/>
    <w:rsid w:val="004C1FBC"/>
    <w:rsid w:val="004C3F1D"/>
    <w:rsid w:val="004C458D"/>
    <w:rsid w:val="004C7556"/>
    <w:rsid w:val="004C7E9D"/>
    <w:rsid w:val="004C7F67"/>
    <w:rsid w:val="004D076D"/>
    <w:rsid w:val="004D0E08"/>
    <w:rsid w:val="004D0EF1"/>
    <w:rsid w:val="004D2253"/>
    <w:rsid w:val="004D4406"/>
    <w:rsid w:val="004D7C42"/>
    <w:rsid w:val="004E0465"/>
    <w:rsid w:val="004E127B"/>
    <w:rsid w:val="004E1C0A"/>
    <w:rsid w:val="004E30C5"/>
    <w:rsid w:val="004E3391"/>
    <w:rsid w:val="004E3863"/>
    <w:rsid w:val="004E4AA5"/>
    <w:rsid w:val="004E4AEE"/>
    <w:rsid w:val="004E5837"/>
    <w:rsid w:val="004E59E3"/>
    <w:rsid w:val="004E67C0"/>
    <w:rsid w:val="004F0CAD"/>
    <w:rsid w:val="004F391A"/>
    <w:rsid w:val="004F3CFB"/>
    <w:rsid w:val="004F6456"/>
    <w:rsid w:val="004F696E"/>
    <w:rsid w:val="004F6C71"/>
    <w:rsid w:val="004F7009"/>
    <w:rsid w:val="00501139"/>
    <w:rsid w:val="0050363E"/>
    <w:rsid w:val="005039BC"/>
    <w:rsid w:val="005043BB"/>
    <w:rsid w:val="00504A3D"/>
    <w:rsid w:val="00505767"/>
    <w:rsid w:val="005073F0"/>
    <w:rsid w:val="00510A7B"/>
    <w:rsid w:val="00511663"/>
    <w:rsid w:val="00512F6E"/>
    <w:rsid w:val="00513038"/>
    <w:rsid w:val="00513352"/>
    <w:rsid w:val="00514174"/>
    <w:rsid w:val="00514DF9"/>
    <w:rsid w:val="00516088"/>
    <w:rsid w:val="00516B0B"/>
    <w:rsid w:val="005220EC"/>
    <w:rsid w:val="00523F95"/>
    <w:rsid w:val="00524D65"/>
    <w:rsid w:val="00525B16"/>
    <w:rsid w:val="005333FB"/>
    <w:rsid w:val="00533D04"/>
    <w:rsid w:val="00534804"/>
    <w:rsid w:val="00534BDF"/>
    <w:rsid w:val="005354EA"/>
    <w:rsid w:val="00535C10"/>
    <w:rsid w:val="00535EC4"/>
    <w:rsid w:val="00535ED9"/>
    <w:rsid w:val="0053692B"/>
    <w:rsid w:val="00541853"/>
    <w:rsid w:val="00543BDA"/>
    <w:rsid w:val="005441CC"/>
    <w:rsid w:val="005479DA"/>
    <w:rsid w:val="00547BCC"/>
    <w:rsid w:val="0055013B"/>
    <w:rsid w:val="00551F6F"/>
    <w:rsid w:val="00555044"/>
    <w:rsid w:val="00561475"/>
    <w:rsid w:val="0056487B"/>
    <w:rsid w:val="00564FB9"/>
    <w:rsid w:val="00573D9E"/>
    <w:rsid w:val="0057675B"/>
    <w:rsid w:val="005801E3"/>
    <w:rsid w:val="00580D52"/>
    <w:rsid w:val="00581802"/>
    <w:rsid w:val="005821E0"/>
    <w:rsid w:val="005836A8"/>
    <w:rsid w:val="00584262"/>
    <w:rsid w:val="00586630"/>
    <w:rsid w:val="00587ADD"/>
    <w:rsid w:val="00596160"/>
    <w:rsid w:val="005966E2"/>
    <w:rsid w:val="00597007"/>
    <w:rsid w:val="005A0966"/>
    <w:rsid w:val="005A11B7"/>
    <w:rsid w:val="005A18AE"/>
    <w:rsid w:val="005A260B"/>
    <w:rsid w:val="005A4A1B"/>
    <w:rsid w:val="005A6F16"/>
    <w:rsid w:val="005A7830"/>
    <w:rsid w:val="005A7FCE"/>
    <w:rsid w:val="005B0F3F"/>
    <w:rsid w:val="005B284F"/>
    <w:rsid w:val="005B4903"/>
    <w:rsid w:val="005B51CE"/>
    <w:rsid w:val="005B5885"/>
    <w:rsid w:val="005B5CD7"/>
    <w:rsid w:val="005B6CF6"/>
    <w:rsid w:val="005B6EE6"/>
    <w:rsid w:val="005B7422"/>
    <w:rsid w:val="005C29B8"/>
    <w:rsid w:val="005C5314"/>
    <w:rsid w:val="005C5F21"/>
    <w:rsid w:val="005C7156"/>
    <w:rsid w:val="005C7548"/>
    <w:rsid w:val="005D0C75"/>
    <w:rsid w:val="005D4171"/>
    <w:rsid w:val="005D5A72"/>
    <w:rsid w:val="005D6A95"/>
    <w:rsid w:val="005D6B2C"/>
    <w:rsid w:val="005D6D9C"/>
    <w:rsid w:val="005E2335"/>
    <w:rsid w:val="005E23E6"/>
    <w:rsid w:val="005E34CA"/>
    <w:rsid w:val="005E3C18"/>
    <w:rsid w:val="005E7881"/>
    <w:rsid w:val="005E78E0"/>
    <w:rsid w:val="005F0D9C"/>
    <w:rsid w:val="005F284E"/>
    <w:rsid w:val="005F5B62"/>
    <w:rsid w:val="006002B2"/>
    <w:rsid w:val="006015CE"/>
    <w:rsid w:val="00604784"/>
    <w:rsid w:val="00606419"/>
    <w:rsid w:val="00607D29"/>
    <w:rsid w:val="00611D45"/>
    <w:rsid w:val="00612952"/>
    <w:rsid w:val="00614CC1"/>
    <w:rsid w:val="00615A9D"/>
    <w:rsid w:val="006162BE"/>
    <w:rsid w:val="00616BBB"/>
    <w:rsid w:val="00617387"/>
    <w:rsid w:val="006252D8"/>
    <w:rsid w:val="006259BC"/>
    <w:rsid w:val="0062636B"/>
    <w:rsid w:val="00626922"/>
    <w:rsid w:val="00632182"/>
    <w:rsid w:val="00632AE0"/>
    <w:rsid w:val="00632DE0"/>
    <w:rsid w:val="00633C17"/>
    <w:rsid w:val="00636E3E"/>
    <w:rsid w:val="006379F7"/>
    <w:rsid w:val="00637C47"/>
    <w:rsid w:val="00637E4D"/>
    <w:rsid w:val="00640620"/>
    <w:rsid w:val="00641A1F"/>
    <w:rsid w:val="00645904"/>
    <w:rsid w:val="00651552"/>
    <w:rsid w:val="00651ACB"/>
    <w:rsid w:val="00651C47"/>
    <w:rsid w:val="00652AB2"/>
    <w:rsid w:val="00652D5A"/>
    <w:rsid w:val="006539F3"/>
    <w:rsid w:val="00653A4D"/>
    <w:rsid w:val="00654EC0"/>
    <w:rsid w:val="00654F6A"/>
    <w:rsid w:val="0065525B"/>
    <w:rsid w:val="00655D4F"/>
    <w:rsid w:val="006567F7"/>
    <w:rsid w:val="006574C7"/>
    <w:rsid w:val="006619B8"/>
    <w:rsid w:val="006640E5"/>
    <w:rsid w:val="006646F1"/>
    <w:rsid w:val="00664929"/>
    <w:rsid w:val="00664F62"/>
    <w:rsid w:val="006650E9"/>
    <w:rsid w:val="006655E1"/>
    <w:rsid w:val="006667C6"/>
    <w:rsid w:val="00666C56"/>
    <w:rsid w:val="00672060"/>
    <w:rsid w:val="00672BFD"/>
    <w:rsid w:val="006770F4"/>
    <w:rsid w:val="00677A84"/>
    <w:rsid w:val="00677F53"/>
    <w:rsid w:val="0068026D"/>
    <w:rsid w:val="00680A27"/>
    <w:rsid w:val="006816A4"/>
    <w:rsid w:val="006819B8"/>
    <w:rsid w:val="006840A6"/>
    <w:rsid w:val="006850CD"/>
    <w:rsid w:val="00685AAB"/>
    <w:rsid w:val="006A07AA"/>
    <w:rsid w:val="006A25E5"/>
    <w:rsid w:val="006A2B46"/>
    <w:rsid w:val="006A336D"/>
    <w:rsid w:val="006A37B9"/>
    <w:rsid w:val="006B2672"/>
    <w:rsid w:val="006B54BF"/>
    <w:rsid w:val="006B5F44"/>
    <w:rsid w:val="006B5F90"/>
    <w:rsid w:val="006B62E4"/>
    <w:rsid w:val="006B7E6E"/>
    <w:rsid w:val="006C1BBA"/>
    <w:rsid w:val="006C2079"/>
    <w:rsid w:val="006C39A2"/>
    <w:rsid w:val="006C5A62"/>
    <w:rsid w:val="006C5D68"/>
    <w:rsid w:val="006C6976"/>
    <w:rsid w:val="006C6DD0"/>
    <w:rsid w:val="006D04EA"/>
    <w:rsid w:val="006D16C4"/>
    <w:rsid w:val="006D1915"/>
    <w:rsid w:val="006D3DB5"/>
    <w:rsid w:val="006D3E96"/>
    <w:rsid w:val="006D4515"/>
    <w:rsid w:val="006D4BB1"/>
    <w:rsid w:val="006D6593"/>
    <w:rsid w:val="006F03A8"/>
    <w:rsid w:val="006F222B"/>
    <w:rsid w:val="006F2ACA"/>
    <w:rsid w:val="006F2ADC"/>
    <w:rsid w:val="006F2BFE"/>
    <w:rsid w:val="006F31E9"/>
    <w:rsid w:val="006F6284"/>
    <w:rsid w:val="007002C5"/>
    <w:rsid w:val="00702C33"/>
    <w:rsid w:val="00704387"/>
    <w:rsid w:val="00707669"/>
    <w:rsid w:val="00711CBA"/>
    <w:rsid w:val="00711FB5"/>
    <w:rsid w:val="00712A01"/>
    <w:rsid w:val="00714F58"/>
    <w:rsid w:val="00722FBF"/>
    <w:rsid w:val="00722FC2"/>
    <w:rsid w:val="00725949"/>
    <w:rsid w:val="00727FA2"/>
    <w:rsid w:val="007320C8"/>
    <w:rsid w:val="007322D9"/>
    <w:rsid w:val="00732BC0"/>
    <w:rsid w:val="0073720F"/>
    <w:rsid w:val="00737796"/>
    <w:rsid w:val="0074165C"/>
    <w:rsid w:val="007432CA"/>
    <w:rsid w:val="007439EB"/>
    <w:rsid w:val="00743CB4"/>
    <w:rsid w:val="00743F0A"/>
    <w:rsid w:val="007444E8"/>
    <w:rsid w:val="0074548E"/>
    <w:rsid w:val="00745773"/>
    <w:rsid w:val="00746800"/>
    <w:rsid w:val="007501A8"/>
    <w:rsid w:val="00750EE1"/>
    <w:rsid w:val="00752B4D"/>
    <w:rsid w:val="00755402"/>
    <w:rsid w:val="00756B26"/>
    <w:rsid w:val="00756EDF"/>
    <w:rsid w:val="007609A2"/>
    <w:rsid w:val="00765C43"/>
    <w:rsid w:val="00765EFB"/>
    <w:rsid w:val="007671CA"/>
    <w:rsid w:val="00767C61"/>
    <w:rsid w:val="0077008A"/>
    <w:rsid w:val="00770D5E"/>
    <w:rsid w:val="00773C1F"/>
    <w:rsid w:val="007746E8"/>
    <w:rsid w:val="00774DA4"/>
    <w:rsid w:val="00775E4B"/>
    <w:rsid w:val="00776599"/>
    <w:rsid w:val="007773F4"/>
    <w:rsid w:val="0078114B"/>
    <w:rsid w:val="00781DD2"/>
    <w:rsid w:val="00783ECF"/>
    <w:rsid w:val="0078413A"/>
    <w:rsid w:val="00790CA3"/>
    <w:rsid w:val="00793B2B"/>
    <w:rsid w:val="007959E8"/>
    <w:rsid w:val="00795E9C"/>
    <w:rsid w:val="00796B20"/>
    <w:rsid w:val="007A0521"/>
    <w:rsid w:val="007A061E"/>
    <w:rsid w:val="007A2E12"/>
    <w:rsid w:val="007A3475"/>
    <w:rsid w:val="007A41C8"/>
    <w:rsid w:val="007A54CE"/>
    <w:rsid w:val="007A7FFA"/>
    <w:rsid w:val="007B04EB"/>
    <w:rsid w:val="007B0D4F"/>
    <w:rsid w:val="007B5A3D"/>
    <w:rsid w:val="007B5B95"/>
    <w:rsid w:val="007B68EA"/>
    <w:rsid w:val="007C19E8"/>
    <w:rsid w:val="007C2D89"/>
    <w:rsid w:val="007C4593"/>
    <w:rsid w:val="007C4B70"/>
    <w:rsid w:val="007C4D18"/>
    <w:rsid w:val="007C5309"/>
    <w:rsid w:val="007C6069"/>
    <w:rsid w:val="007D06C4"/>
    <w:rsid w:val="007D1352"/>
    <w:rsid w:val="007D2508"/>
    <w:rsid w:val="007D346A"/>
    <w:rsid w:val="007D6518"/>
    <w:rsid w:val="007D76BD"/>
    <w:rsid w:val="007E00BD"/>
    <w:rsid w:val="007E0BF1"/>
    <w:rsid w:val="007E651D"/>
    <w:rsid w:val="007F0ED8"/>
    <w:rsid w:val="007F0F63"/>
    <w:rsid w:val="007F40D8"/>
    <w:rsid w:val="007F65A0"/>
    <w:rsid w:val="007F6929"/>
    <w:rsid w:val="007F73B7"/>
    <w:rsid w:val="007F75CE"/>
    <w:rsid w:val="008013A4"/>
    <w:rsid w:val="008027CE"/>
    <w:rsid w:val="00802F42"/>
    <w:rsid w:val="00804383"/>
    <w:rsid w:val="00804BB7"/>
    <w:rsid w:val="00810257"/>
    <w:rsid w:val="008104F5"/>
    <w:rsid w:val="00811072"/>
    <w:rsid w:val="00811369"/>
    <w:rsid w:val="008146F3"/>
    <w:rsid w:val="00814E50"/>
    <w:rsid w:val="00815419"/>
    <w:rsid w:val="008163C8"/>
    <w:rsid w:val="00817325"/>
    <w:rsid w:val="00817809"/>
    <w:rsid w:val="008209E6"/>
    <w:rsid w:val="00821C7A"/>
    <w:rsid w:val="008229D0"/>
    <w:rsid w:val="00823303"/>
    <w:rsid w:val="008233B2"/>
    <w:rsid w:val="00823A9F"/>
    <w:rsid w:val="00823C85"/>
    <w:rsid w:val="00825138"/>
    <w:rsid w:val="008267EA"/>
    <w:rsid w:val="008269DD"/>
    <w:rsid w:val="00830621"/>
    <w:rsid w:val="0083348C"/>
    <w:rsid w:val="008373D3"/>
    <w:rsid w:val="00837EF9"/>
    <w:rsid w:val="00840617"/>
    <w:rsid w:val="00841591"/>
    <w:rsid w:val="00842A47"/>
    <w:rsid w:val="00843C13"/>
    <w:rsid w:val="008454F8"/>
    <w:rsid w:val="00847009"/>
    <w:rsid w:val="00851342"/>
    <w:rsid w:val="0085173A"/>
    <w:rsid w:val="0085301A"/>
    <w:rsid w:val="008577B6"/>
    <w:rsid w:val="00857A90"/>
    <w:rsid w:val="008603CE"/>
    <w:rsid w:val="008620FC"/>
    <w:rsid w:val="008627A5"/>
    <w:rsid w:val="00863E05"/>
    <w:rsid w:val="00865ACA"/>
    <w:rsid w:val="00865D28"/>
    <w:rsid w:val="00865F85"/>
    <w:rsid w:val="00867C10"/>
    <w:rsid w:val="00870439"/>
    <w:rsid w:val="00870DA1"/>
    <w:rsid w:val="00874949"/>
    <w:rsid w:val="00876037"/>
    <w:rsid w:val="00877F64"/>
    <w:rsid w:val="0088276A"/>
    <w:rsid w:val="00883F93"/>
    <w:rsid w:val="00884DB3"/>
    <w:rsid w:val="00885A9D"/>
    <w:rsid w:val="008864F6"/>
    <w:rsid w:val="0089049D"/>
    <w:rsid w:val="00890FAB"/>
    <w:rsid w:val="008919FF"/>
    <w:rsid w:val="00892086"/>
    <w:rsid w:val="008924DF"/>
    <w:rsid w:val="008928C9"/>
    <w:rsid w:val="008938DC"/>
    <w:rsid w:val="00893FD1"/>
    <w:rsid w:val="00894836"/>
    <w:rsid w:val="00895172"/>
    <w:rsid w:val="00895680"/>
    <w:rsid w:val="00896DFF"/>
    <w:rsid w:val="00897204"/>
    <w:rsid w:val="0089762C"/>
    <w:rsid w:val="008A1893"/>
    <w:rsid w:val="008A6965"/>
    <w:rsid w:val="008A769A"/>
    <w:rsid w:val="008B0C9C"/>
    <w:rsid w:val="008B1301"/>
    <w:rsid w:val="008B166D"/>
    <w:rsid w:val="008B17F4"/>
    <w:rsid w:val="008B3615"/>
    <w:rsid w:val="008B4AC4"/>
    <w:rsid w:val="008B50C8"/>
    <w:rsid w:val="008B5281"/>
    <w:rsid w:val="008B5B75"/>
    <w:rsid w:val="008B7E05"/>
    <w:rsid w:val="008C1797"/>
    <w:rsid w:val="008C219C"/>
    <w:rsid w:val="008C475E"/>
    <w:rsid w:val="008C619A"/>
    <w:rsid w:val="008D0CE8"/>
    <w:rsid w:val="008D2D1D"/>
    <w:rsid w:val="008D453D"/>
    <w:rsid w:val="008D53AD"/>
    <w:rsid w:val="008D544A"/>
    <w:rsid w:val="008D562B"/>
    <w:rsid w:val="008D5733"/>
    <w:rsid w:val="008D622B"/>
    <w:rsid w:val="008D664F"/>
    <w:rsid w:val="008D666C"/>
    <w:rsid w:val="008D7B54"/>
    <w:rsid w:val="008E0A32"/>
    <w:rsid w:val="008E0C9D"/>
    <w:rsid w:val="008E1648"/>
    <w:rsid w:val="008E1905"/>
    <w:rsid w:val="008E1B3E"/>
    <w:rsid w:val="008E2319"/>
    <w:rsid w:val="008E4BB6"/>
    <w:rsid w:val="008E5518"/>
    <w:rsid w:val="008E6A84"/>
    <w:rsid w:val="008F0CDC"/>
    <w:rsid w:val="008F17A3"/>
    <w:rsid w:val="008F1ED3"/>
    <w:rsid w:val="008F4C29"/>
    <w:rsid w:val="008F70BD"/>
    <w:rsid w:val="008F788F"/>
    <w:rsid w:val="008F7EA2"/>
    <w:rsid w:val="00902722"/>
    <w:rsid w:val="009027BC"/>
    <w:rsid w:val="009062E6"/>
    <w:rsid w:val="0091113D"/>
    <w:rsid w:val="00911BE5"/>
    <w:rsid w:val="00913CA9"/>
    <w:rsid w:val="009145AE"/>
    <w:rsid w:val="009146CE"/>
    <w:rsid w:val="00914CA7"/>
    <w:rsid w:val="00915C3E"/>
    <w:rsid w:val="009161A8"/>
    <w:rsid w:val="0091673D"/>
    <w:rsid w:val="009245F5"/>
    <w:rsid w:val="009249EC"/>
    <w:rsid w:val="009273B3"/>
    <w:rsid w:val="009305B5"/>
    <w:rsid w:val="00932F9F"/>
    <w:rsid w:val="00934C12"/>
    <w:rsid w:val="009408AF"/>
    <w:rsid w:val="00940966"/>
    <w:rsid w:val="009429D5"/>
    <w:rsid w:val="00942BF1"/>
    <w:rsid w:val="00945180"/>
    <w:rsid w:val="00945428"/>
    <w:rsid w:val="0094607B"/>
    <w:rsid w:val="00952C52"/>
    <w:rsid w:val="00953604"/>
    <w:rsid w:val="009610DC"/>
    <w:rsid w:val="00961490"/>
    <w:rsid w:val="0096381A"/>
    <w:rsid w:val="00965E04"/>
    <w:rsid w:val="009674AD"/>
    <w:rsid w:val="0097094E"/>
    <w:rsid w:val="00970CDC"/>
    <w:rsid w:val="00977010"/>
    <w:rsid w:val="00977D02"/>
    <w:rsid w:val="009809BB"/>
    <w:rsid w:val="00980A03"/>
    <w:rsid w:val="00982D22"/>
    <w:rsid w:val="0098364B"/>
    <w:rsid w:val="00983BF9"/>
    <w:rsid w:val="0099103B"/>
    <w:rsid w:val="009911AF"/>
    <w:rsid w:val="00991875"/>
    <w:rsid w:val="00991F92"/>
    <w:rsid w:val="00992985"/>
    <w:rsid w:val="00993889"/>
    <w:rsid w:val="009939FC"/>
    <w:rsid w:val="0099551B"/>
    <w:rsid w:val="00997BF1"/>
    <w:rsid w:val="009A089C"/>
    <w:rsid w:val="009A118E"/>
    <w:rsid w:val="009A21CD"/>
    <w:rsid w:val="009A278C"/>
    <w:rsid w:val="009A2BC2"/>
    <w:rsid w:val="009A3EEC"/>
    <w:rsid w:val="009A42C1"/>
    <w:rsid w:val="009A5429"/>
    <w:rsid w:val="009A72AD"/>
    <w:rsid w:val="009B09E0"/>
    <w:rsid w:val="009B0BC5"/>
    <w:rsid w:val="009B1247"/>
    <w:rsid w:val="009B588E"/>
    <w:rsid w:val="009B6029"/>
    <w:rsid w:val="009B6971"/>
    <w:rsid w:val="009C036D"/>
    <w:rsid w:val="009C27F1"/>
    <w:rsid w:val="009C3152"/>
    <w:rsid w:val="009C4CFA"/>
    <w:rsid w:val="009C5070"/>
    <w:rsid w:val="009D112C"/>
    <w:rsid w:val="009D2E65"/>
    <w:rsid w:val="009D47FA"/>
    <w:rsid w:val="009D50D2"/>
    <w:rsid w:val="009D6BCA"/>
    <w:rsid w:val="009E0F62"/>
    <w:rsid w:val="009E4A58"/>
    <w:rsid w:val="009E4D27"/>
    <w:rsid w:val="009E5A2D"/>
    <w:rsid w:val="009E5AB2"/>
    <w:rsid w:val="009E6219"/>
    <w:rsid w:val="009F03B3"/>
    <w:rsid w:val="009F0E20"/>
    <w:rsid w:val="009F13F6"/>
    <w:rsid w:val="00A01757"/>
    <w:rsid w:val="00A028C0"/>
    <w:rsid w:val="00A02BAE"/>
    <w:rsid w:val="00A034B1"/>
    <w:rsid w:val="00A06A6B"/>
    <w:rsid w:val="00A07E47"/>
    <w:rsid w:val="00A129D0"/>
    <w:rsid w:val="00A12C33"/>
    <w:rsid w:val="00A12F45"/>
    <w:rsid w:val="00A138BA"/>
    <w:rsid w:val="00A14C8E"/>
    <w:rsid w:val="00A153D9"/>
    <w:rsid w:val="00A15F09"/>
    <w:rsid w:val="00A169B6"/>
    <w:rsid w:val="00A2271D"/>
    <w:rsid w:val="00A236E5"/>
    <w:rsid w:val="00A237D5"/>
    <w:rsid w:val="00A24F7B"/>
    <w:rsid w:val="00A30EFC"/>
    <w:rsid w:val="00A31984"/>
    <w:rsid w:val="00A32D73"/>
    <w:rsid w:val="00A32ECE"/>
    <w:rsid w:val="00A3367B"/>
    <w:rsid w:val="00A3597D"/>
    <w:rsid w:val="00A368B8"/>
    <w:rsid w:val="00A40091"/>
    <w:rsid w:val="00A4030F"/>
    <w:rsid w:val="00A41C68"/>
    <w:rsid w:val="00A41C79"/>
    <w:rsid w:val="00A41CB5"/>
    <w:rsid w:val="00A42CDF"/>
    <w:rsid w:val="00A4452E"/>
    <w:rsid w:val="00A4472C"/>
    <w:rsid w:val="00A448D5"/>
    <w:rsid w:val="00A44E69"/>
    <w:rsid w:val="00A4661E"/>
    <w:rsid w:val="00A55A90"/>
    <w:rsid w:val="00A55BD6"/>
    <w:rsid w:val="00A55D50"/>
    <w:rsid w:val="00A565DC"/>
    <w:rsid w:val="00A57142"/>
    <w:rsid w:val="00A648CD"/>
    <w:rsid w:val="00A6537A"/>
    <w:rsid w:val="00A6710E"/>
    <w:rsid w:val="00A67866"/>
    <w:rsid w:val="00A70B07"/>
    <w:rsid w:val="00A723F8"/>
    <w:rsid w:val="00A77CCB"/>
    <w:rsid w:val="00A81AC6"/>
    <w:rsid w:val="00A83D8D"/>
    <w:rsid w:val="00A8446B"/>
    <w:rsid w:val="00A8473F"/>
    <w:rsid w:val="00A862D6"/>
    <w:rsid w:val="00A8715E"/>
    <w:rsid w:val="00A9295B"/>
    <w:rsid w:val="00A93B09"/>
    <w:rsid w:val="00A952D7"/>
    <w:rsid w:val="00A95595"/>
    <w:rsid w:val="00A963F7"/>
    <w:rsid w:val="00A96AD8"/>
    <w:rsid w:val="00AA052C"/>
    <w:rsid w:val="00AA1E45"/>
    <w:rsid w:val="00AA1ECA"/>
    <w:rsid w:val="00AA2A24"/>
    <w:rsid w:val="00AA4286"/>
    <w:rsid w:val="00AA456B"/>
    <w:rsid w:val="00AA57F5"/>
    <w:rsid w:val="00AA672E"/>
    <w:rsid w:val="00AA6EC9"/>
    <w:rsid w:val="00AA7C4C"/>
    <w:rsid w:val="00AB434B"/>
    <w:rsid w:val="00AB6309"/>
    <w:rsid w:val="00AB6941"/>
    <w:rsid w:val="00AB6C5F"/>
    <w:rsid w:val="00AB7129"/>
    <w:rsid w:val="00AC27A6"/>
    <w:rsid w:val="00AC30F7"/>
    <w:rsid w:val="00AC3A5A"/>
    <w:rsid w:val="00AC4D95"/>
    <w:rsid w:val="00AC59EC"/>
    <w:rsid w:val="00AC5DF4"/>
    <w:rsid w:val="00AD0AEF"/>
    <w:rsid w:val="00AD11B7"/>
    <w:rsid w:val="00AD1332"/>
    <w:rsid w:val="00AD1A94"/>
    <w:rsid w:val="00AD1C05"/>
    <w:rsid w:val="00AD2278"/>
    <w:rsid w:val="00AD2C50"/>
    <w:rsid w:val="00AD3367"/>
    <w:rsid w:val="00AD4126"/>
    <w:rsid w:val="00AD421C"/>
    <w:rsid w:val="00AD44FA"/>
    <w:rsid w:val="00AE070A"/>
    <w:rsid w:val="00AE101C"/>
    <w:rsid w:val="00AE35C4"/>
    <w:rsid w:val="00AE4A3C"/>
    <w:rsid w:val="00AF0C18"/>
    <w:rsid w:val="00AF2E0A"/>
    <w:rsid w:val="00AF47C5"/>
    <w:rsid w:val="00AF5398"/>
    <w:rsid w:val="00AF76D3"/>
    <w:rsid w:val="00B001F9"/>
    <w:rsid w:val="00B01716"/>
    <w:rsid w:val="00B049AF"/>
    <w:rsid w:val="00B07242"/>
    <w:rsid w:val="00B10534"/>
    <w:rsid w:val="00B113DB"/>
    <w:rsid w:val="00B11D8A"/>
    <w:rsid w:val="00B12981"/>
    <w:rsid w:val="00B147DD"/>
    <w:rsid w:val="00B156FD"/>
    <w:rsid w:val="00B21F61"/>
    <w:rsid w:val="00B23045"/>
    <w:rsid w:val="00B261F1"/>
    <w:rsid w:val="00B265BC"/>
    <w:rsid w:val="00B27234"/>
    <w:rsid w:val="00B30AFC"/>
    <w:rsid w:val="00B30CF3"/>
    <w:rsid w:val="00B31FB1"/>
    <w:rsid w:val="00B33952"/>
    <w:rsid w:val="00B33C5E"/>
    <w:rsid w:val="00B342F4"/>
    <w:rsid w:val="00B34369"/>
    <w:rsid w:val="00B34551"/>
    <w:rsid w:val="00B34DC2"/>
    <w:rsid w:val="00B378E5"/>
    <w:rsid w:val="00B4346D"/>
    <w:rsid w:val="00B440F4"/>
    <w:rsid w:val="00B447A5"/>
    <w:rsid w:val="00B4654C"/>
    <w:rsid w:val="00B47293"/>
    <w:rsid w:val="00B52120"/>
    <w:rsid w:val="00B537BC"/>
    <w:rsid w:val="00B5431A"/>
    <w:rsid w:val="00B54ABC"/>
    <w:rsid w:val="00B56FBE"/>
    <w:rsid w:val="00B62B58"/>
    <w:rsid w:val="00B65149"/>
    <w:rsid w:val="00B66567"/>
    <w:rsid w:val="00B66F52"/>
    <w:rsid w:val="00B66FE5"/>
    <w:rsid w:val="00B675B7"/>
    <w:rsid w:val="00B72880"/>
    <w:rsid w:val="00B758BF"/>
    <w:rsid w:val="00B827A6"/>
    <w:rsid w:val="00B831CE"/>
    <w:rsid w:val="00B86677"/>
    <w:rsid w:val="00B87131"/>
    <w:rsid w:val="00B8781F"/>
    <w:rsid w:val="00B9127B"/>
    <w:rsid w:val="00B91566"/>
    <w:rsid w:val="00B916D6"/>
    <w:rsid w:val="00B9320C"/>
    <w:rsid w:val="00B939B1"/>
    <w:rsid w:val="00B96D40"/>
    <w:rsid w:val="00B97386"/>
    <w:rsid w:val="00BA06C0"/>
    <w:rsid w:val="00BA263B"/>
    <w:rsid w:val="00BA42B2"/>
    <w:rsid w:val="00BA50FA"/>
    <w:rsid w:val="00BA58D4"/>
    <w:rsid w:val="00BA5B9E"/>
    <w:rsid w:val="00BA7C9A"/>
    <w:rsid w:val="00BB5F8F"/>
    <w:rsid w:val="00BB657A"/>
    <w:rsid w:val="00BC0925"/>
    <w:rsid w:val="00BC108D"/>
    <w:rsid w:val="00BC1A4E"/>
    <w:rsid w:val="00BC5DC7"/>
    <w:rsid w:val="00BC6B8B"/>
    <w:rsid w:val="00BC73D8"/>
    <w:rsid w:val="00BD52D7"/>
    <w:rsid w:val="00BD5AD2"/>
    <w:rsid w:val="00BD6082"/>
    <w:rsid w:val="00BD64BB"/>
    <w:rsid w:val="00BE22F3"/>
    <w:rsid w:val="00BE3A3F"/>
    <w:rsid w:val="00BE49EE"/>
    <w:rsid w:val="00BE5B52"/>
    <w:rsid w:val="00BE7B8D"/>
    <w:rsid w:val="00BF0993"/>
    <w:rsid w:val="00BF10A9"/>
    <w:rsid w:val="00BF1703"/>
    <w:rsid w:val="00BF231C"/>
    <w:rsid w:val="00BF51E5"/>
    <w:rsid w:val="00BF74A6"/>
    <w:rsid w:val="00C0021E"/>
    <w:rsid w:val="00C013AD"/>
    <w:rsid w:val="00C04699"/>
    <w:rsid w:val="00C04904"/>
    <w:rsid w:val="00C056B3"/>
    <w:rsid w:val="00C103E5"/>
    <w:rsid w:val="00C13319"/>
    <w:rsid w:val="00C13EE9"/>
    <w:rsid w:val="00C14D87"/>
    <w:rsid w:val="00C2002D"/>
    <w:rsid w:val="00C21540"/>
    <w:rsid w:val="00C216C3"/>
    <w:rsid w:val="00C21906"/>
    <w:rsid w:val="00C21BFA"/>
    <w:rsid w:val="00C24C8D"/>
    <w:rsid w:val="00C25FE2"/>
    <w:rsid w:val="00C26096"/>
    <w:rsid w:val="00C26B53"/>
    <w:rsid w:val="00C279B2"/>
    <w:rsid w:val="00C33E50"/>
    <w:rsid w:val="00C34C20"/>
    <w:rsid w:val="00C35A3E"/>
    <w:rsid w:val="00C40584"/>
    <w:rsid w:val="00C416B7"/>
    <w:rsid w:val="00C42130"/>
    <w:rsid w:val="00C423A4"/>
    <w:rsid w:val="00C44BF5"/>
    <w:rsid w:val="00C4764E"/>
    <w:rsid w:val="00C518F4"/>
    <w:rsid w:val="00C5362E"/>
    <w:rsid w:val="00C548BD"/>
    <w:rsid w:val="00C55232"/>
    <w:rsid w:val="00C553A4"/>
    <w:rsid w:val="00C55A06"/>
    <w:rsid w:val="00C55D03"/>
    <w:rsid w:val="00C601BC"/>
    <w:rsid w:val="00C6329F"/>
    <w:rsid w:val="00C63340"/>
    <w:rsid w:val="00C643F9"/>
    <w:rsid w:val="00C64E95"/>
    <w:rsid w:val="00C655FD"/>
    <w:rsid w:val="00C676CF"/>
    <w:rsid w:val="00C71372"/>
    <w:rsid w:val="00C72410"/>
    <w:rsid w:val="00C7287F"/>
    <w:rsid w:val="00C72F0E"/>
    <w:rsid w:val="00C74BDC"/>
    <w:rsid w:val="00C759BB"/>
    <w:rsid w:val="00C764ED"/>
    <w:rsid w:val="00C76DAB"/>
    <w:rsid w:val="00C80CB8"/>
    <w:rsid w:val="00C819F8"/>
    <w:rsid w:val="00C8248C"/>
    <w:rsid w:val="00C84E33"/>
    <w:rsid w:val="00C86D6F"/>
    <w:rsid w:val="00C905FC"/>
    <w:rsid w:val="00C92D03"/>
    <w:rsid w:val="00C9319C"/>
    <w:rsid w:val="00C9435D"/>
    <w:rsid w:val="00C9510A"/>
    <w:rsid w:val="00C9517F"/>
    <w:rsid w:val="00C96741"/>
    <w:rsid w:val="00CA2D1B"/>
    <w:rsid w:val="00CA662A"/>
    <w:rsid w:val="00CA7AFD"/>
    <w:rsid w:val="00CA7C3C"/>
    <w:rsid w:val="00CB0189"/>
    <w:rsid w:val="00CB0BA2"/>
    <w:rsid w:val="00CB1A42"/>
    <w:rsid w:val="00CB1B0C"/>
    <w:rsid w:val="00CB2C0B"/>
    <w:rsid w:val="00CB517D"/>
    <w:rsid w:val="00CB6F36"/>
    <w:rsid w:val="00CC038D"/>
    <w:rsid w:val="00CC39FF"/>
    <w:rsid w:val="00CC3C2F"/>
    <w:rsid w:val="00CC4AC8"/>
    <w:rsid w:val="00CC5233"/>
    <w:rsid w:val="00CC5DE6"/>
    <w:rsid w:val="00CC6E4E"/>
    <w:rsid w:val="00CC6FE8"/>
    <w:rsid w:val="00CC7202"/>
    <w:rsid w:val="00CD2808"/>
    <w:rsid w:val="00CD28BF"/>
    <w:rsid w:val="00CD4092"/>
    <w:rsid w:val="00CD4A20"/>
    <w:rsid w:val="00CD50A1"/>
    <w:rsid w:val="00CD519E"/>
    <w:rsid w:val="00CE0C4F"/>
    <w:rsid w:val="00CE30EA"/>
    <w:rsid w:val="00CF048A"/>
    <w:rsid w:val="00CF155A"/>
    <w:rsid w:val="00CF2947"/>
    <w:rsid w:val="00CF2EF6"/>
    <w:rsid w:val="00CF44B1"/>
    <w:rsid w:val="00CF686F"/>
    <w:rsid w:val="00CF6E60"/>
    <w:rsid w:val="00CF7BCA"/>
    <w:rsid w:val="00D008FD"/>
    <w:rsid w:val="00D01B20"/>
    <w:rsid w:val="00D0321C"/>
    <w:rsid w:val="00D035D9"/>
    <w:rsid w:val="00D035EC"/>
    <w:rsid w:val="00D06AB1"/>
    <w:rsid w:val="00D072ED"/>
    <w:rsid w:val="00D07A16"/>
    <w:rsid w:val="00D1067E"/>
    <w:rsid w:val="00D10F50"/>
    <w:rsid w:val="00D11272"/>
    <w:rsid w:val="00D126F5"/>
    <w:rsid w:val="00D13361"/>
    <w:rsid w:val="00D1489E"/>
    <w:rsid w:val="00D20737"/>
    <w:rsid w:val="00D21E81"/>
    <w:rsid w:val="00D223DE"/>
    <w:rsid w:val="00D25D34"/>
    <w:rsid w:val="00D25E37"/>
    <w:rsid w:val="00D2661A"/>
    <w:rsid w:val="00D27582"/>
    <w:rsid w:val="00D27760"/>
    <w:rsid w:val="00D32719"/>
    <w:rsid w:val="00D33333"/>
    <w:rsid w:val="00D352A2"/>
    <w:rsid w:val="00D40A83"/>
    <w:rsid w:val="00D4162B"/>
    <w:rsid w:val="00D43F2D"/>
    <w:rsid w:val="00D4514F"/>
    <w:rsid w:val="00D451E2"/>
    <w:rsid w:val="00D4545E"/>
    <w:rsid w:val="00D45E89"/>
    <w:rsid w:val="00D45E8D"/>
    <w:rsid w:val="00D466AE"/>
    <w:rsid w:val="00D4734F"/>
    <w:rsid w:val="00D5187B"/>
    <w:rsid w:val="00D51BF3"/>
    <w:rsid w:val="00D558F7"/>
    <w:rsid w:val="00D629C4"/>
    <w:rsid w:val="00D63276"/>
    <w:rsid w:val="00D66846"/>
    <w:rsid w:val="00D675FB"/>
    <w:rsid w:val="00D71F25"/>
    <w:rsid w:val="00D7221A"/>
    <w:rsid w:val="00D76740"/>
    <w:rsid w:val="00D77031"/>
    <w:rsid w:val="00D81806"/>
    <w:rsid w:val="00D84941"/>
    <w:rsid w:val="00D84FA1"/>
    <w:rsid w:val="00D851F0"/>
    <w:rsid w:val="00D86DB7"/>
    <w:rsid w:val="00D90B9F"/>
    <w:rsid w:val="00D926D0"/>
    <w:rsid w:val="00D93030"/>
    <w:rsid w:val="00D950E1"/>
    <w:rsid w:val="00D952A6"/>
    <w:rsid w:val="00D97F99"/>
    <w:rsid w:val="00DA19E7"/>
    <w:rsid w:val="00DA1E08"/>
    <w:rsid w:val="00DA2044"/>
    <w:rsid w:val="00DA24F8"/>
    <w:rsid w:val="00DA28E8"/>
    <w:rsid w:val="00DA38D3"/>
    <w:rsid w:val="00DA3932"/>
    <w:rsid w:val="00DA64F8"/>
    <w:rsid w:val="00DA6C15"/>
    <w:rsid w:val="00DA7370"/>
    <w:rsid w:val="00DB1FB5"/>
    <w:rsid w:val="00DB38EE"/>
    <w:rsid w:val="00DB498B"/>
    <w:rsid w:val="00DB66CA"/>
    <w:rsid w:val="00DB6BCA"/>
    <w:rsid w:val="00DC0321"/>
    <w:rsid w:val="00DC0FCA"/>
    <w:rsid w:val="00DC3067"/>
    <w:rsid w:val="00DC370B"/>
    <w:rsid w:val="00DC5B90"/>
    <w:rsid w:val="00DD00F2"/>
    <w:rsid w:val="00DD00FF"/>
    <w:rsid w:val="00DD0619"/>
    <w:rsid w:val="00DD07FB"/>
    <w:rsid w:val="00DD25C6"/>
    <w:rsid w:val="00DD54B0"/>
    <w:rsid w:val="00DD54C4"/>
    <w:rsid w:val="00DD57EE"/>
    <w:rsid w:val="00DD6BCC"/>
    <w:rsid w:val="00DE0A4B"/>
    <w:rsid w:val="00DE2410"/>
    <w:rsid w:val="00DE2939"/>
    <w:rsid w:val="00DE51F0"/>
    <w:rsid w:val="00DE6E81"/>
    <w:rsid w:val="00DE703F"/>
    <w:rsid w:val="00DE7595"/>
    <w:rsid w:val="00DF15BE"/>
    <w:rsid w:val="00DF1961"/>
    <w:rsid w:val="00DF44DE"/>
    <w:rsid w:val="00DF4EC6"/>
    <w:rsid w:val="00DF7605"/>
    <w:rsid w:val="00E01138"/>
    <w:rsid w:val="00E02DFB"/>
    <w:rsid w:val="00E030F9"/>
    <w:rsid w:val="00E0311A"/>
    <w:rsid w:val="00E03138"/>
    <w:rsid w:val="00E06404"/>
    <w:rsid w:val="00E11A85"/>
    <w:rsid w:val="00E12495"/>
    <w:rsid w:val="00E1588D"/>
    <w:rsid w:val="00E15CCD"/>
    <w:rsid w:val="00E202EF"/>
    <w:rsid w:val="00E210B5"/>
    <w:rsid w:val="00E2552F"/>
    <w:rsid w:val="00E3137A"/>
    <w:rsid w:val="00E3153E"/>
    <w:rsid w:val="00E32CCF"/>
    <w:rsid w:val="00E34A98"/>
    <w:rsid w:val="00E35D1E"/>
    <w:rsid w:val="00E364F9"/>
    <w:rsid w:val="00E365FA"/>
    <w:rsid w:val="00E40C94"/>
    <w:rsid w:val="00E44A83"/>
    <w:rsid w:val="00E502C1"/>
    <w:rsid w:val="00E502DD"/>
    <w:rsid w:val="00E50D3A"/>
    <w:rsid w:val="00E51387"/>
    <w:rsid w:val="00E51E68"/>
    <w:rsid w:val="00E52EFD"/>
    <w:rsid w:val="00E5408A"/>
    <w:rsid w:val="00E56800"/>
    <w:rsid w:val="00E60CD7"/>
    <w:rsid w:val="00E62FF9"/>
    <w:rsid w:val="00E6306E"/>
    <w:rsid w:val="00E635D6"/>
    <w:rsid w:val="00E639BC"/>
    <w:rsid w:val="00E664CC"/>
    <w:rsid w:val="00E70388"/>
    <w:rsid w:val="00E70F92"/>
    <w:rsid w:val="00E730D0"/>
    <w:rsid w:val="00E74C54"/>
    <w:rsid w:val="00E77A03"/>
    <w:rsid w:val="00E822E8"/>
    <w:rsid w:val="00E82554"/>
    <w:rsid w:val="00E82606"/>
    <w:rsid w:val="00E846C8"/>
    <w:rsid w:val="00E84957"/>
    <w:rsid w:val="00E84A55"/>
    <w:rsid w:val="00E85BFF"/>
    <w:rsid w:val="00E86562"/>
    <w:rsid w:val="00E90391"/>
    <w:rsid w:val="00E906C2"/>
    <w:rsid w:val="00E9311F"/>
    <w:rsid w:val="00E9320C"/>
    <w:rsid w:val="00E934D1"/>
    <w:rsid w:val="00E94AF0"/>
    <w:rsid w:val="00E95D13"/>
    <w:rsid w:val="00E95DD3"/>
    <w:rsid w:val="00E969D5"/>
    <w:rsid w:val="00E971FF"/>
    <w:rsid w:val="00EA3963"/>
    <w:rsid w:val="00EA58D1"/>
    <w:rsid w:val="00EA61BC"/>
    <w:rsid w:val="00EA681A"/>
    <w:rsid w:val="00EA735B"/>
    <w:rsid w:val="00EB0EDC"/>
    <w:rsid w:val="00EB1E69"/>
    <w:rsid w:val="00EB2086"/>
    <w:rsid w:val="00EB2E9F"/>
    <w:rsid w:val="00EB4613"/>
    <w:rsid w:val="00EB5EDF"/>
    <w:rsid w:val="00EB60FE"/>
    <w:rsid w:val="00EB74DB"/>
    <w:rsid w:val="00EC5359"/>
    <w:rsid w:val="00EC562A"/>
    <w:rsid w:val="00EC5E08"/>
    <w:rsid w:val="00ED067A"/>
    <w:rsid w:val="00ED0FB3"/>
    <w:rsid w:val="00ED2B50"/>
    <w:rsid w:val="00EE0350"/>
    <w:rsid w:val="00EE0719"/>
    <w:rsid w:val="00EE0E80"/>
    <w:rsid w:val="00EE3A05"/>
    <w:rsid w:val="00EE613F"/>
    <w:rsid w:val="00EE7295"/>
    <w:rsid w:val="00EE7869"/>
    <w:rsid w:val="00EF054A"/>
    <w:rsid w:val="00EF2461"/>
    <w:rsid w:val="00EF3235"/>
    <w:rsid w:val="00EF7E72"/>
    <w:rsid w:val="00F0549E"/>
    <w:rsid w:val="00F06D37"/>
    <w:rsid w:val="00F07B9D"/>
    <w:rsid w:val="00F11586"/>
    <w:rsid w:val="00F1183B"/>
    <w:rsid w:val="00F11C9F"/>
    <w:rsid w:val="00F12263"/>
    <w:rsid w:val="00F1409D"/>
    <w:rsid w:val="00F14214"/>
    <w:rsid w:val="00F146BD"/>
    <w:rsid w:val="00F157A9"/>
    <w:rsid w:val="00F2390B"/>
    <w:rsid w:val="00F25BB6"/>
    <w:rsid w:val="00F26B7E"/>
    <w:rsid w:val="00F27A3B"/>
    <w:rsid w:val="00F3109C"/>
    <w:rsid w:val="00F33817"/>
    <w:rsid w:val="00F420D5"/>
    <w:rsid w:val="00F451EA"/>
    <w:rsid w:val="00F45447"/>
    <w:rsid w:val="00F456C6"/>
    <w:rsid w:val="00F4577B"/>
    <w:rsid w:val="00F46496"/>
    <w:rsid w:val="00F46BAD"/>
    <w:rsid w:val="00F474D0"/>
    <w:rsid w:val="00F50179"/>
    <w:rsid w:val="00F56511"/>
    <w:rsid w:val="00F6194E"/>
    <w:rsid w:val="00F623AC"/>
    <w:rsid w:val="00F6412A"/>
    <w:rsid w:val="00F64B61"/>
    <w:rsid w:val="00F65893"/>
    <w:rsid w:val="00F66A4A"/>
    <w:rsid w:val="00F677E6"/>
    <w:rsid w:val="00F71E22"/>
    <w:rsid w:val="00F72142"/>
    <w:rsid w:val="00F72AE7"/>
    <w:rsid w:val="00F76E33"/>
    <w:rsid w:val="00F84934"/>
    <w:rsid w:val="00F84FD0"/>
    <w:rsid w:val="00F859A8"/>
    <w:rsid w:val="00F9108B"/>
    <w:rsid w:val="00F91349"/>
    <w:rsid w:val="00F93A8A"/>
    <w:rsid w:val="00F944F6"/>
    <w:rsid w:val="00F95248"/>
    <w:rsid w:val="00F956A9"/>
    <w:rsid w:val="00F963ED"/>
    <w:rsid w:val="00F966CF"/>
    <w:rsid w:val="00F96CAE"/>
    <w:rsid w:val="00F97C99"/>
    <w:rsid w:val="00FA34AF"/>
    <w:rsid w:val="00FA4749"/>
    <w:rsid w:val="00FA662D"/>
    <w:rsid w:val="00FA73B1"/>
    <w:rsid w:val="00FB0CB9"/>
    <w:rsid w:val="00FB45F1"/>
    <w:rsid w:val="00FB4A72"/>
    <w:rsid w:val="00FB54E8"/>
    <w:rsid w:val="00FB7054"/>
    <w:rsid w:val="00FC04D5"/>
    <w:rsid w:val="00FC17B7"/>
    <w:rsid w:val="00FC2CB7"/>
    <w:rsid w:val="00FC3041"/>
    <w:rsid w:val="00FC4090"/>
    <w:rsid w:val="00FC55B4"/>
    <w:rsid w:val="00FD00E6"/>
    <w:rsid w:val="00FD09A1"/>
    <w:rsid w:val="00FD229F"/>
    <w:rsid w:val="00FD2A7C"/>
    <w:rsid w:val="00FD59EB"/>
    <w:rsid w:val="00FD7299"/>
    <w:rsid w:val="00FE135E"/>
    <w:rsid w:val="00FE1FBE"/>
    <w:rsid w:val="00FE3901"/>
    <w:rsid w:val="00FE4BCE"/>
    <w:rsid w:val="00FE54AE"/>
    <w:rsid w:val="00FE576A"/>
    <w:rsid w:val="00FE61CF"/>
    <w:rsid w:val="00FE7E79"/>
    <w:rsid w:val="00FF270C"/>
    <w:rsid w:val="00FF3E7D"/>
    <w:rsid w:val="00FF5B99"/>
    <w:rsid w:val="00FF730C"/>
    <w:rsid w:val="00FF73F4"/>
    <w:rsid w:val="00FF7CE4"/>
    <w:rsid w:val="00FF7E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0"/>
    <w:lsdException w:name="toc 9" w:uiPriority="0"/>
    <w:lsdException w:name="Normal Indent" w:uiPriority="0"/>
    <w:lsdException w:name="footnote text" w:uiPriority="0"/>
    <w:lsdException w:name="caption" w:uiPriority="35" w:qFormat="1"/>
    <w:lsdException w:name="table of figures" w:uiPriority="0"/>
    <w:lsdException w:name="footnote reference" w:uiPriority="0"/>
    <w:lsdException w:name="page number" w:uiPriority="0"/>
    <w:lsdException w:name="Title" w:semiHidden="0" w:uiPriority="0" w:unhideWhenUsed="0" w:qFormat="1"/>
    <w:lsdException w:name="Default Paragraph Font" w:uiPriority="0"/>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Professional" w:semiHidden="0" w:unhideWhenUsed="0"/>
    <w:lsdException w:name="Table Web 1" w:semiHidden="0" w:unhideWhenUsed="0"/>
    <w:lsdException w:name="Table Web 2"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fff5">
    <w:name w:val="Normal"/>
    <w:qFormat/>
    <w:rsid w:val="0023482A"/>
    <w:pPr>
      <w:widowControl w:val="0"/>
      <w:adjustRightInd w:val="0"/>
      <w:spacing w:line="400" w:lineRule="exact"/>
      <w:jc w:val="both"/>
    </w:pPr>
    <w:rPr>
      <w:kern w:val="2"/>
      <w:sz w:val="21"/>
      <w:szCs w:val="21"/>
    </w:rPr>
  </w:style>
  <w:style w:type="paragraph" w:styleId="1">
    <w:name w:val="heading 1"/>
    <w:basedOn w:val="afff5"/>
    <w:next w:val="afff5"/>
    <w:link w:val="1Char"/>
    <w:qFormat/>
    <w:rsid w:val="00D4734F"/>
    <w:pPr>
      <w:keepNext/>
      <w:keepLines/>
      <w:spacing w:before="340" w:after="330" w:line="578" w:lineRule="auto"/>
      <w:outlineLvl w:val="0"/>
    </w:pPr>
    <w:rPr>
      <w:b/>
      <w:bCs/>
      <w:kern w:val="44"/>
      <w:sz w:val="44"/>
      <w:szCs w:val="44"/>
    </w:rPr>
  </w:style>
  <w:style w:type="paragraph" w:styleId="22">
    <w:name w:val="heading 2"/>
    <w:basedOn w:val="afff5"/>
    <w:next w:val="afff5"/>
    <w:link w:val="2Char"/>
    <w:qFormat/>
    <w:rsid w:val="00D4734F"/>
    <w:pPr>
      <w:keepNext/>
      <w:keepLines/>
      <w:spacing w:before="260" w:after="260" w:line="416" w:lineRule="auto"/>
      <w:outlineLvl w:val="1"/>
    </w:pPr>
    <w:rPr>
      <w:rFonts w:ascii="Arial" w:eastAsia="黑体" w:hAnsi="Arial"/>
      <w:b/>
      <w:bCs/>
      <w:sz w:val="32"/>
      <w:szCs w:val="32"/>
    </w:rPr>
  </w:style>
  <w:style w:type="paragraph" w:styleId="3">
    <w:name w:val="heading 3"/>
    <w:basedOn w:val="afff5"/>
    <w:next w:val="afff5"/>
    <w:link w:val="3Char"/>
    <w:qFormat/>
    <w:rsid w:val="00D4734F"/>
    <w:pPr>
      <w:keepNext/>
      <w:keepLines/>
      <w:spacing w:before="260" w:after="260" w:line="416" w:lineRule="auto"/>
      <w:outlineLvl w:val="2"/>
    </w:pPr>
    <w:rPr>
      <w:b/>
      <w:bCs/>
      <w:sz w:val="32"/>
      <w:szCs w:val="32"/>
    </w:rPr>
  </w:style>
  <w:style w:type="paragraph" w:styleId="4">
    <w:name w:val="heading 4"/>
    <w:basedOn w:val="afff5"/>
    <w:next w:val="afff5"/>
    <w:link w:val="4Char"/>
    <w:qFormat/>
    <w:rsid w:val="00D4734F"/>
    <w:pPr>
      <w:keepNext/>
      <w:keepLines/>
      <w:spacing w:before="280" w:after="290" w:line="376" w:lineRule="auto"/>
      <w:outlineLvl w:val="3"/>
    </w:pPr>
    <w:rPr>
      <w:rFonts w:ascii="Arial" w:eastAsia="黑体" w:hAnsi="Arial"/>
      <w:b/>
      <w:bCs/>
      <w:sz w:val="28"/>
      <w:szCs w:val="28"/>
    </w:rPr>
  </w:style>
  <w:style w:type="paragraph" w:styleId="5">
    <w:name w:val="heading 5"/>
    <w:basedOn w:val="afff5"/>
    <w:next w:val="afff5"/>
    <w:link w:val="5Char"/>
    <w:qFormat/>
    <w:rsid w:val="00D4734F"/>
    <w:pPr>
      <w:keepNext/>
      <w:keepLines/>
      <w:adjustRightInd/>
      <w:spacing w:before="280" w:after="290" w:line="376" w:lineRule="auto"/>
      <w:outlineLvl w:val="4"/>
    </w:pPr>
    <w:rPr>
      <w:b/>
      <w:bCs/>
      <w:sz w:val="28"/>
      <w:szCs w:val="28"/>
    </w:rPr>
  </w:style>
  <w:style w:type="paragraph" w:styleId="6">
    <w:name w:val="heading 6"/>
    <w:basedOn w:val="afff5"/>
    <w:next w:val="afff5"/>
    <w:link w:val="6Char"/>
    <w:qFormat/>
    <w:rsid w:val="00D4734F"/>
    <w:pPr>
      <w:keepNext/>
      <w:keepLines/>
      <w:adjustRightInd/>
      <w:spacing w:before="240" w:after="64" w:line="320" w:lineRule="auto"/>
      <w:outlineLvl w:val="5"/>
    </w:pPr>
    <w:rPr>
      <w:rFonts w:ascii="Arial" w:eastAsia="黑体" w:hAnsi="Arial"/>
      <w:b/>
      <w:bCs/>
      <w:sz w:val="24"/>
      <w:szCs w:val="24"/>
    </w:rPr>
  </w:style>
  <w:style w:type="paragraph" w:styleId="7">
    <w:name w:val="heading 7"/>
    <w:basedOn w:val="afff5"/>
    <w:next w:val="afff5"/>
    <w:link w:val="7Char"/>
    <w:qFormat/>
    <w:rsid w:val="00D4734F"/>
    <w:pPr>
      <w:keepNext/>
      <w:keepLines/>
      <w:adjustRightInd/>
      <w:spacing w:before="240" w:after="64" w:line="320" w:lineRule="auto"/>
      <w:outlineLvl w:val="6"/>
    </w:pPr>
    <w:rPr>
      <w:b/>
      <w:bCs/>
      <w:sz w:val="24"/>
      <w:szCs w:val="24"/>
    </w:rPr>
  </w:style>
  <w:style w:type="paragraph" w:styleId="8">
    <w:name w:val="heading 8"/>
    <w:basedOn w:val="afff5"/>
    <w:next w:val="afff5"/>
    <w:link w:val="8Char"/>
    <w:qFormat/>
    <w:rsid w:val="00D4734F"/>
    <w:pPr>
      <w:keepNext/>
      <w:keepLines/>
      <w:adjustRightInd/>
      <w:spacing w:before="240" w:after="64" w:line="320" w:lineRule="auto"/>
      <w:outlineLvl w:val="7"/>
    </w:pPr>
    <w:rPr>
      <w:rFonts w:ascii="Arial" w:eastAsia="黑体" w:hAnsi="Arial"/>
      <w:sz w:val="24"/>
      <w:szCs w:val="24"/>
    </w:rPr>
  </w:style>
  <w:style w:type="paragraph" w:styleId="9">
    <w:name w:val="heading 9"/>
    <w:basedOn w:val="afff5"/>
    <w:next w:val="afff5"/>
    <w:link w:val="9Char"/>
    <w:qFormat/>
    <w:rsid w:val="00D4734F"/>
    <w:pPr>
      <w:keepNext/>
      <w:keepLines/>
      <w:adjustRightInd/>
      <w:spacing w:before="240" w:after="64" w:line="320" w:lineRule="auto"/>
      <w:outlineLvl w:val="8"/>
    </w:pPr>
    <w:rPr>
      <w:rFonts w:ascii="Arial" w:eastAsia="黑体" w:hAnsi="Arial"/>
    </w:rPr>
  </w:style>
  <w:style w:type="character" w:default="1" w:styleId="afff6">
    <w:name w:val="Default Paragraph Font"/>
    <w:uiPriority w:val="1"/>
    <w:semiHidden/>
    <w:unhideWhenUsed/>
  </w:style>
  <w:style w:type="table" w:default="1" w:styleId="afff7">
    <w:name w:val="Normal Table"/>
    <w:uiPriority w:val="99"/>
    <w:semiHidden/>
    <w:unhideWhenUsed/>
    <w:tblPr>
      <w:tblInd w:w="0" w:type="dxa"/>
      <w:tblCellMar>
        <w:top w:w="0" w:type="dxa"/>
        <w:left w:w="108" w:type="dxa"/>
        <w:bottom w:w="0" w:type="dxa"/>
        <w:right w:w="108" w:type="dxa"/>
      </w:tblCellMar>
    </w:tblPr>
  </w:style>
  <w:style w:type="numbering" w:default="1" w:styleId="afff8">
    <w:name w:val="No List"/>
    <w:uiPriority w:val="99"/>
    <w:semiHidden/>
    <w:unhideWhenUsed/>
  </w:style>
  <w:style w:type="character" w:customStyle="1" w:styleId="1Char">
    <w:name w:val="标题 1 Char"/>
    <w:link w:val="1"/>
    <w:rsid w:val="00D4734F"/>
    <w:rPr>
      <w:rFonts w:ascii="Times New Roman" w:eastAsia="宋体" w:hAnsi="Times New Roman" w:cs="Times New Roman"/>
      <w:b/>
      <w:bCs/>
      <w:kern w:val="44"/>
      <w:sz w:val="44"/>
      <w:szCs w:val="44"/>
    </w:rPr>
  </w:style>
  <w:style w:type="character" w:customStyle="1" w:styleId="2Char">
    <w:name w:val="标题 2 Char"/>
    <w:link w:val="22"/>
    <w:rsid w:val="00D4734F"/>
    <w:rPr>
      <w:rFonts w:ascii="Arial" w:eastAsia="黑体" w:hAnsi="Arial" w:cs="Times New Roman"/>
      <w:b/>
      <w:bCs/>
      <w:sz w:val="32"/>
      <w:szCs w:val="32"/>
    </w:rPr>
  </w:style>
  <w:style w:type="character" w:customStyle="1" w:styleId="3Char">
    <w:name w:val="标题 3 Char"/>
    <w:link w:val="3"/>
    <w:rsid w:val="00D4734F"/>
    <w:rPr>
      <w:rFonts w:ascii="Times New Roman" w:eastAsia="宋体" w:hAnsi="Times New Roman" w:cs="Times New Roman"/>
      <w:b/>
      <w:bCs/>
      <w:sz w:val="32"/>
      <w:szCs w:val="32"/>
    </w:rPr>
  </w:style>
  <w:style w:type="character" w:customStyle="1" w:styleId="4Char">
    <w:name w:val="标题 4 Char"/>
    <w:link w:val="4"/>
    <w:rsid w:val="00D4734F"/>
    <w:rPr>
      <w:rFonts w:ascii="Arial" w:eastAsia="黑体" w:hAnsi="Arial" w:cs="Times New Roman"/>
      <w:b/>
      <w:bCs/>
      <w:sz w:val="28"/>
      <w:szCs w:val="28"/>
    </w:rPr>
  </w:style>
  <w:style w:type="character" w:customStyle="1" w:styleId="5Char">
    <w:name w:val="标题 5 Char"/>
    <w:link w:val="5"/>
    <w:rsid w:val="00D4734F"/>
    <w:rPr>
      <w:rFonts w:ascii="Times New Roman" w:eastAsia="宋体" w:hAnsi="Times New Roman" w:cs="Times New Roman"/>
      <w:b/>
      <w:bCs/>
      <w:sz w:val="28"/>
      <w:szCs w:val="28"/>
    </w:rPr>
  </w:style>
  <w:style w:type="character" w:customStyle="1" w:styleId="6Char">
    <w:name w:val="标题 6 Char"/>
    <w:link w:val="6"/>
    <w:rsid w:val="00D4734F"/>
    <w:rPr>
      <w:rFonts w:ascii="Arial" w:eastAsia="黑体" w:hAnsi="Arial" w:cs="Times New Roman"/>
      <w:b/>
      <w:bCs/>
      <w:sz w:val="24"/>
      <w:szCs w:val="24"/>
    </w:rPr>
  </w:style>
  <w:style w:type="character" w:customStyle="1" w:styleId="7Char">
    <w:name w:val="标题 7 Char"/>
    <w:link w:val="7"/>
    <w:rsid w:val="00D4734F"/>
    <w:rPr>
      <w:rFonts w:ascii="Times New Roman" w:eastAsia="宋体" w:hAnsi="Times New Roman" w:cs="Times New Roman"/>
      <w:b/>
      <w:bCs/>
      <w:sz w:val="24"/>
      <w:szCs w:val="24"/>
    </w:rPr>
  </w:style>
  <w:style w:type="character" w:customStyle="1" w:styleId="8Char">
    <w:name w:val="标题 8 Char"/>
    <w:link w:val="8"/>
    <w:rsid w:val="00D4734F"/>
    <w:rPr>
      <w:rFonts w:ascii="Arial" w:eastAsia="黑体" w:hAnsi="Arial" w:cs="Times New Roman"/>
      <w:sz w:val="24"/>
      <w:szCs w:val="24"/>
    </w:rPr>
  </w:style>
  <w:style w:type="character" w:customStyle="1" w:styleId="9Char">
    <w:name w:val="标题 9 Char"/>
    <w:link w:val="9"/>
    <w:rsid w:val="00D4734F"/>
    <w:rPr>
      <w:rFonts w:ascii="Arial" w:eastAsia="黑体" w:hAnsi="Arial" w:cs="Times New Roman"/>
      <w:szCs w:val="21"/>
    </w:rPr>
  </w:style>
  <w:style w:type="paragraph" w:styleId="afff9">
    <w:name w:val="header"/>
    <w:basedOn w:val="afff5"/>
    <w:link w:val="Char"/>
    <w:uiPriority w:val="99"/>
    <w:rsid w:val="00D4734F"/>
    <w:pPr>
      <w:tabs>
        <w:tab w:val="center" w:pos="4153"/>
        <w:tab w:val="right" w:pos="8306"/>
      </w:tabs>
      <w:adjustRightInd/>
      <w:snapToGrid w:val="0"/>
      <w:jc w:val="center"/>
    </w:pPr>
    <w:rPr>
      <w:sz w:val="18"/>
      <w:szCs w:val="18"/>
    </w:rPr>
  </w:style>
  <w:style w:type="character" w:customStyle="1" w:styleId="Char">
    <w:name w:val="页眉 Char"/>
    <w:link w:val="afff9"/>
    <w:uiPriority w:val="99"/>
    <w:rsid w:val="00D86DB7"/>
    <w:rPr>
      <w:rFonts w:ascii="Times New Roman" w:eastAsia="宋体" w:hAnsi="Times New Roman" w:cs="Times New Roman"/>
      <w:sz w:val="18"/>
      <w:szCs w:val="18"/>
    </w:rPr>
  </w:style>
  <w:style w:type="paragraph" w:styleId="afffa">
    <w:name w:val="footer"/>
    <w:basedOn w:val="afff5"/>
    <w:link w:val="Char0"/>
    <w:uiPriority w:val="99"/>
    <w:rsid w:val="00D4734F"/>
    <w:pPr>
      <w:tabs>
        <w:tab w:val="center" w:pos="4153"/>
        <w:tab w:val="right" w:pos="8306"/>
      </w:tabs>
      <w:adjustRightInd/>
      <w:snapToGrid w:val="0"/>
      <w:spacing w:line="240" w:lineRule="auto"/>
      <w:jc w:val="right"/>
    </w:pPr>
    <w:rPr>
      <w:rFonts w:ascii="宋体"/>
      <w:sz w:val="18"/>
      <w:szCs w:val="18"/>
    </w:rPr>
  </w:style>
  <w:style w:type="character" w:customStyle="1" w:styleId="Char0">
    <w:name w:val="页脚 Char"/>
    <w:link w:val="afffa"/>
    <w:uiPriority w:val="99"/>
    <w:rsid w:val="00D86DB7"/>
    <w:rPr>
      <w:rFonts w:ascii="宋体" w:eastAsia="宋体" w:hAnsi="Times New Roman" w:cs="Times New Roman"/>
      <w:sz w:val="18"/>
      <w:szCs w:val="18"/>
    </w:rPr>
  </w:style>
  <w:style w:type="paragraph" w:styleId="afffb">
    <w:name w:val="Balloon Text"/>
    <w:basedOn w:val="afff5"/>
    <w:link w:val="Char1"/>
    <w:uiPriority w:val="99"/>
    <w:semiHidden/>
    <w:unhideWhenUsed/>
    <w:rsid w:val="00153C7E"/>
    <w:rPr>
      <w:sz w:val="18"/>
      <w:szCs w:val="18"/>
    </w:rPr>
  </w:style>
  <w:style w:type="character" w:customStyle="1" w:styleId="Char1">
    <w:name w:val="批注框文本 Char"/>
    <w:link w:val="afffb"/>
    <w:uiPriority w:val="99"/>
    <w:semiHidden/>
    <w:rsid w:val="00153C7E"/>
    <w:rPr>
      <w:sz w:val="18"/>
      <w:szCs w:val="18"/>
    </w:rPr>
  </w:style>
  <w:style w:type="paragraph" w:styleId="afffc">
    <w:name w:val="Quote"/>
    <w:basedOn w:val="afff5"/>
    <w:next w:val="afff5"/>
    <w:link w:val="Char2"/>
    <w:uiPriority w:val="29"/>
    <w:qFormat/>
    <w:rsid w:val="00D4734F"/>
    <w:rPr>
      <w:i/>
      <w:iCs/>
      <w:color w:val="000000"/>
    </w:rPr>
  </w:style>
  <w:style w:type="character" w:customStyle="1" w:styleId="Char2">
    <w:name w:val="引用 Char"/>
    <w:link w:val="afffc"/>
    <w:uiPriority w:val="29"/>
    <w:rsid w:val="00D4734F"/>
    <w:rPr>
      <w:i/>
      <w:iCs/>
      <w:color w:val="000000"/>
    </w:rPr>
  </w:style>
  <w:style w:type="character" w:styleId="afffd">
    <w:name w:val="Strong"/>
    <w:uiPriority w:val="22"/>
    <w:qFormat/>
    <w:rsid w:val="00D4734F"/>
    <w:rPr>
      <w:b/>
      <w:bCs/>
    </w:rPr>
  </w:style>
  <w:style w:type="character" w:styleId="afffe">
    <w:name w:val="Emphasis"/>
    <w:uiPriority w:val="20"/>
    <w:qFormat/>
    <w:rsid w:val="00D4734F"/>
    <w:rPr>
      <w:i/>
      <w:iCs/>
    </w:rPr>
  </w:style>
  <w:style w:type="paragraph" w:styleId="affff">
    <w:name w:val="Title"/>
    <w:basedOn w:val="afff5"/>
    <w:link w:val="Char3"/>
    <w:qFormat/>
    <w:rsid w:val="00D4734F"/>
    <w:pPr>
      <w:spacing w:before="240" w:after="60"/>
      <w:jc w:val="center"/>
      <w:outlineLvl w:val="0"/>
    </w:pPr>
    <w:rPr>
      <w:rFonts w:ascii="Arial" w:hAnsi="Arial" w:cs="Arial"/>
      <w:b/>
      <w:bCs/>
      <w:sz w:val="32"/>
      <w:szCs w:val="32"/>
    </w:rPr>
  </w:style>
  <w:style w:type="character" w:customStyle="1" w:styleId="Char3">
    <w:name w:val="标题 Char"/>
    <w:link w:val="affff"/>
    <w:rsid w:val="00D4734F"/>
    <w:rPr>
      <w:rFonts w:ascii="Arial" w:eastAsia="宋体" w:hAnsi="Arial" w:cs="Arial"/>
      <w:b/>
      <w:bCs/>
      <w:sz w:val="32"/>
      <w:szCs w:val="32"/>
    </w:rPr>
  </w:style>
  <w:style w:type="paragraph" w:customStyle="1" w:styleId="affff0">
    <w:name w:val="标准标志"/>
    <w:next w:val="afff5"/>
    <w:qFormat/>
    <w:rsid w:val="00D4734F"/>
    <w:pPr>
      <w:framePr w:w="2268" w:h="1392" w:hRule="exact" w:wrap="around" w:hAnchor="margin" w:x="6748" w:y="171" w:anchorLock="1"/>
      <w:shd w:val="solid" w:color="FFFFFF" w:fill="FFFFFF"/>
      <w:spacing w:line="0" w:lineRule="atLeast"/>
      <w:jc w:val="right"/>
    </w:pPr>
    <w:rPr>
      <w:rFonts w:ascii="Times New Roman" w:hAnsi="Times New Roman"/>
      <w:b/>
      <w:w w:val="130"/>
      <w:sz w:val="96"/>
    </w:rPr>
  </w:style>
  <w:style w:type="paragraph" w:customStyle="1" w:styleId="affff1">
    <w:name w:val="标准称谓"/>
    <w:next w:val="afff5"/>
    <w:rsid w:val="00D4734F"/>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b/>
      <w:bCs/>
      <w:w w:val="148"/>
      <w:sz w:val="52"/>
    </w:rPr>
  </w:style>
  <w:style w:type="paragraph" w:customStyle="1" w:styleId="affff2">
    <w:name w:val="标准文件_页脚偶数页"/>
    <w:rsid w:val="007A061E"/>
    <w:pPr>
      <w:ind w:left="198"/>
    </w:pPr>
    <w:rPr>
      <w:rFonts w:ascii="宋体" w:hAnsi="Times New Roman"/>
      <w:sz w:val="18"/>
    </w:rPr>
  </w:style>
  <w:style w:type="paragraph" w:customStyle="1" w:styleId="affff3">
    <w:name w:val="标准文件_页脚奇数页"/>
    <w:rsid w:val="00D63276"/>
    <w:pPr>
      <w:ind w:right="227"/>
      <w:jc w:val="right"/>
    </w:pPr>
    <w:rPr>
      <w:rFonts w:ascii="宋体" w:hAnsi="Times New Roman"/>
      <w:sz w:val="18"/>
    </w:rPr>
  </w:style>
  <w:style w:type="paragraph" w:customStyle="1" w:styleId="affff4">
    <w:name w:val="标准书眉一"/>
    <w:rsid w:val="00D4734F"/>
    <w:pPr>
      <w:jc w:val="both"/>
    </w:pPr>
    <w:rPr>
      <w:rFonts w:ascii="Times New Roman" w:hAnsi="Times New Roman"/>
    </w:rPr>
  </w:style>
  <w:style w:type="paragraph" w:customStyle="1" w:styleId="ICS">
    <w:name w:val="标准文件_ICS"/>
    <w:basedOn w:val="afff5"/>
    <w:rsid w:val="00D4734F"/>
    <w:pPr>
      <w:spacing w:line="0" w:lineRule="atLeast"/>
    </w:pPr>
    <w:rPr>
      <w:rFonts w:ascii="黑体" w:eastAsia="黑体" w:hAnsi="宋体"/>
    </w:rPr>
  </w:style>
  <w:style w:type="paragraph" w:customStyle="1" w:styleId="affff5">
    <w:name w:val="标准文件_标准正文"/>
    <w:basedOn w:val="afff5"/>
    <w:next w:val="affff6"/>
    <w:rsid w:val="00071CC0"/>
    <w:pPr>
      <w:snapToGrid w:val="0"/>
      <w:ind w:firstLineChars="200" w:firstLine="200"/>
    </w:pPr>
    <w:rPr>
      <w:kern w:val="0"/>
    </w:rPr>
  </w:style>
  <w:style w:type="paragraph" w:customStyle="1" w:styleId="affff7">
    <w:name w:val="标准文件_版本"/>
    <w:basedOn w:val="affff5"/>
    <w:rsid w:val="00D4734F"/>
    <w:pPr>
      <w:adjustRightInd/>
      <w:snapToGrid/>
      <w:ind w:firstLineChars="0" w:firstLine="0"/>
    </w:pPr>
    <w:rPr>
      <w:rFonts w:ascii="宋体" w:hAnsi="宋体"/>
      <w:kern w:val="2"/>
    </w:rPr>
  </w:style>
  <w:style w:type="paragraph" w:customStyle="1" w:styleId="affff8">
    <w:name w:val="标准文件_标准部门"/>
    <w:basedOn w:val="afff5"/>
    <w:rsid w:val="00D4734F"/>
    <w:pPr>
      <w:jc w:val="center"/>
    </w:pPr>
    <w:rPr>
      <w:rFonts w:ascii="黑体" w:eastAsia="黑体"/>
      <w:kern w:val="0"/>
      <w:sz w:val="44"/>
    </w:rPr>
  </w:style>
  <w:style w:type="paragraph" w:customStyle="1" w:styleId="affff9">
    <w:name w:val="标准文件_标准代替"/>
    <w:basedOn w:val="afff5"/>
    <w:next w:val="afff5"/>
    <w:rsid w:val="00D4734F"/>
    <w:pPr>
      <w:spacing w:line="310" w:lineRule="exact"/>
      <w:jc w:val="right"/>
    </w:pPr>
    <w:rPr>
      <w:rFonts w:ascii="宋体" w:hAnsi="宋体"/>
      <w:kern w:val="0"/>
    </w:rPr>
  </w:style>
  <w:style w:type="paragraph" w:customStyle="1" w:styleId="affffa">
    <w:name w:val="标准文件_标准名称标题"/>
    <w:basedOn w:val="afff5"/>
    <w:next w:val="afff5"/>
    <w:rsid w:val="00D4734F"/>
    <w:pPr>
      <w:widowControl/>
      <w:shd w:val="clear" w:color="FFFFFF" w:fill="FFFFFF"/>
      <w:adjustRightInd/>
      <w:spacing w:before="640" w:after="100"/>
      <w:jc w:val="center"/>
    </w:pPr>
    <w:rPr>
      <w:rFonts w:ascii="黑体" w:eastAsia="黑体"/>
      <w:kern w:val="0"/>
      <w:sz w:val="32"/>
    </w:rPr>
  </w:style>
  <w:style w:type="paragraph" w:customStyle="1" w:styleId="affffb">
    <w:name w:val="标准文件_页眉奇数页"/>
    <w:next w:val="afff5"/>
    <w:rsid w:val="00D4734F"/>
    <w:pPr>
      <w:tabs>
        <w:tab w:val="center" w:pos="4154"/>
        <w:tab w:val="right" w:pos="8306"/>
      </w:tabs>
      <w:spacing w:after="120"/>
      <w:jc w:val="right"/>
    </w:pPr>
    <w:rPr>
      <w:rFonts w:ascii="黑体" w:eastAsia="黑体" w:hAnsi="宋体"/>
      <w:noProof/>
      <w:sz w:val="21"/>
    </w:rPr>
  </w:style>
  <w:style w:type="paragraph" w:customStyle="1" w:styleId="affffc">
    <w:name w:val="标准文件_页眉偶数页"/>
    <w:basedOn w:val="affffb"/>
    <w:next w:val="afff5"/>
    <w:rsid w:val="00D4734F"/>
    <w:pPr>
      <w:jc w:val="left"/>
    </w:pPr>
  </w:style>
  <w:style w:type="paragraph" w:customStyle="1" w:styleId="affffd">
    <w:name w:val="标准文件_参考文献标题"/>
    <w:basedOn w:val="afff5"/>
    <w:next w:val="afff5"/>
    <w:rsid w:val="003E1C53"/>
    <w:pPr>
      <w:widowControl/>
      <w:shd w:val="clear" w:color="FFFFFF" w:fill="FFFFFF"/>
      <w:adjustRightInd/>
      <w:spacing w:beforeLines="40" w:before="40" w:afterLines="50" w:after="50" w:line="240" w:lineRule="auto"/>
      <w:jc w:val="center"/>
      <w:outlineLvl w:val="0"/>
    </w:pPr>
    <w:rPr>
      <w:rFonts w:ascii="黑体" w:eastAsia="黑体"/>
      <w:kern w:val="0"/>
    </w:rPr>
  </w:style>
  <w:style w:type="paragraph" w:customStyle="1" w:styleId="a">
    <w:name w:val="标准文件_参考文献条目"/>
    <w:rsid w:val="00D4734F"/>
    <w:pPr>
      <w:numPr>
        <w:numId w:val="1"/>
      </w:numPr>
    </w:pPr>
    <w:rPr>
      <w:rFonts w:ascii="宋体" w:hAnsi="Times New Roman"/>
    </w:rPr>
  </w:style>
  <w:style w:type="paragraph" w:customStyle="1" w:styleId="affff6">
    <w:name w:val="标准文件_段"/>
    <w:link w:val="Char4"/>
    <w:qFormat/>
    <w:rsid w:val="00BA263B"/>
    <w:pPr>
      <w:autoSpaceDE w:val="0"/>
      <w:autoSpaceDN w:val="0"/>
      <w:ind w:firstLineChars="200" w:firstLine="200"/>
      <w:jc w:val="both"/>
    </w:pPr>
    <w:rPr>
      <w:rFonts w:ascii="宋体" w:hAnsi="Times New Roman"/>
      <w:noProof/>
      <w:sz w:val="21"/>
    </w:rPr>
  </w:style>
  <w:style w:type="paragraph" w:customStyle="1" w:styleId="affe">
    <w:name w:val="标准文件_二级条标题"/>
    <w:next w:val="affff6"/>
    <w:rsid w:val="0055013B"/>
    <w:pPr>
      <w:widowControl w:val="0"/>
      <w:numPr>
        <w:ilvl w:val="3"/>
        <w:numId w:val="2"/>
      </w:numPr>
      <w:spacing w:beforeLines="50" w:before="50" w:afterLines="50" w:after="50"/>
      <w:jc w:val="both"/>
      <w:outlineLvl w:val="2"/>
    </w:pPr>
    <w:rPr>
      <w:rFonts w:ascii="黑体" w:eastAsia="黑体" w:hAnsi="Times New Roman"/>
      <w:sz w:val="21"/>
    </w:rPr>
  </w:style>
  <w:style w:type="character" w:customStyle="1" w:styleId="affffe">
    <w:name w:val="标准文件_发布"/>
    <w:rsid w:val="00D4734F"/>
    <w:rPr>
      <w:rFonts w:ascii="黑体" w:eastAsia="黑体"/>
      <w:spacing w:val="0"/>
      <w:w w:val="100"/>
      <w:position w:val="3"/>
      <w:sz w:val="28"/>
    </w:rPr>
  </w:style>
  <w:style w:type="paragraph" w:customStyle="1" w:styleId="ad">
    <w:name w:val="标准文件_方框数字列项"/>
    <w:basedOn w:val="affff6"/>
    <w:rsid w:val="00E90391"/>
    <w:pPr>
      <w:numPr>
        <w:numId w:val="3"/>
      </w:numPr>
      <w:ind w:firstLineChars="0" w:firstLine="0"/>
    </w:pPr>
  </w:style>
  <w:style w:type="paragraph" w:customStyle="1" w:styleId="afffff">
    <w:name w:val="标准文件_封面标准编号"/>
    <w:basedOn w:val="afff5"/>
    <w:next w:val="affff9"/>
    <w:rsid w:val="00D4734F"/>
    <w:pPr>
      <w:spacing w:line="310" w:lineRule="exact"/>
      <w:jc w:val="right"/>
    </w:pPr>
    <w:rPr>
      <w:rFonts w:ascii="黑体" w:eastAsia="黑体"/>
      <w:kern w:val="0"/>
      <w:sz w:val="28"/>
    </w:rPr>
  </w:style>
  <w:style w:type="paragraph" w:customStyle="1" w:styleId="afffff0">
    <w:name w:val="标准文件_封面标准分类号"/>
    <w:basedOn w:val="afff5"/>
    <w:rsid w:val="00D4734F"/>
    <w:rPr>
      <w:rFonts w:ascii="黑体" w:eastAsia="黑体"/>
      <w:b/>
      <w:kern w:val="0"/>
      <w:sz w:val="28"/>
    </w:rPr>
  </w:style>
  <w:style w:type="paragraph" w:customStyle="1" w:styleId="afffff1">
    <w:name w:val="标准文件_封面标准名称"/>
    <w:basedOn w:val="afff5"/>
    <w:rsid w:val="00D4734F"/>
    <w:pPr>
      <w:spacing w:line="240" w:lineRule="auto"/>
      <w:jc w:val="center"/>
    </w:pPr>
    <w:rPr>
      <w:rFonts w:ascii="黑体" w:eastAsia="黑体"/>
      <w:kern w:val="0"/>
      <w:sz w:val="52"/>
    </w:rPr>
  </w:style>
  <w:style w:type="paragraph" w:customStyle="1" w:styleId="afffff2">
    <w:name w:val="标准文件_封面标准英文名称"/>
    <w:basedOn w:val="afff5"/>
    <w:rsid w:val="00D4734F"/>
    <w:pPr>
      <w:spacing w:line="240" w:lineRule="auto"/>
      <w:jc w:val="center"/>
    </w:pPr>
    <w:rPr>
      <w:rFonts w:ascii="黑体" w:eastAsia="黑体"/>
      <w:b/>
      <w:sz w:val="28"/>
    </w:rPr>
  </w:style>
  <w:style w:type="paragraph" w:customStyle="1" w:styleId="afffff3">
    <w:name w:val="标准文件_封面发布日期"/>
    <w:basedOn w:val="afff5"/>
    <w:rsid w:val="00D4734F"/>
    <w:pPr>
      <w:spacing w:line="310" w:lineRule="exact"/>
    </w:pPr>
    <w:rPr>
      <w:rFonts w:ascii="黑体" w:eastAsia="黑体"/>
      <w:kern w:val="0"/>
      <w:sz w:val="28"/>
    </w:rPr>
  </w:style>
  <w:style w:type="paragraph" w:customStyle="1" w:styleId="afffff4">
    <w:name w:val="标准文件_封面密级"/>
    <w:basedOn w:val="afff5"/>
    <w:rsid w:val="00D4734F"/>
    <w:rPr>
      <w:rFonts w:eastAsia="黑体"/>
      <w:sz w:val="32"/>
    </w:rPr>
  </w:style>
  <w:style w:type="paragraph" w:customStyle="1" w:styleId="afffff5">
    <w:name w:val="标准文件_封面实施日期"/>
    <w:basedOn w:val="afff5"/>
    <w:rsid w:val="00D4734F"/>
    <w:pPr>
      <w:spacing w:line="310" w:lineRule="exact"/>
      <w:jc w:val="right"/>
    </w:pPr>
    <w:rPr>
      <w:rFonts w:ascii="黑体" w:eastAsia="黑体"/>
      <w:sz w:val="28"/>
    </w:rPr>
  </w:style>
  <w:style w:type="paragraph" w:customStyle="1" w:styleId="afffff6">
    <w:name w:val="标准文件_封面抬头"/>
    <w:basedOn w:val="affff6"/>
    <w:rsid w:val="00D4734F"/>
    <w:pPr>
      <w:adjustRightInd w:val="0"/>
      <w:spacing w:line="800" w:lineRule="exact"/>
      <w:ind w:firstLineChars="0" w:firstLine="0"/>
      <w:jc w:val="distribute"/>
    </w:pPr>
    <w:rPr>
      <w:rFonts w:ascii="黑体" w:eastAsia="黑体"/>
      <w:b/>
      <w:sz w:val="64"/>
    </w:rPr>
  </w:style>
  <w:style w:type="paragraph" w:customStyle="1" w:styleId="aff3">
    <w:name w:val="标准文件_附录标识"/>
    <w:next w:val="affff6"/>
    <w:rsid w:val="00165434"/>
    <w:pPr>
      <w:numPr>
        <w:numId w:val="5"/>
      </w:numPr>
      <w:shd w:val="clear" w:color="FFFFFF" w:fill="FFFFFF"/>
      <w:tabs>
        <w:tab w:val="left" w:pos="6406"/>
      </w:tabs>
      <w:spacing w:beforeLines="25" w:before="25" w:afterLines="50" w:after="50"/>
      <w:jc w:val="center"/>
      <w:outlineLvl w:val="0"/>
    </w:pPr>
    <w:rPr>
      <w:rFonts w:ascii="黑体" w:eastAsia="黑体" w:hAnsi="Times New Roman"/>
      <w:noProof/>
      <w:sz w:val="21"/>
    </w:rPr>
  </w:style>
  <w:style w:type="paragraph" w:customStyle="1" w:styleId="aff">
    <w:name w:val="标准文件_附录表标题"/>
    <w:next w:val="affff6"/>
    <w:rsid w:val="00B12981"/>
    <w:pPr>
      <w:numPr>
        <w:ilvl w:val="1"/>
        <w:numId w:val="32"/>
      </w:numPr>
      <w:adjustRightInd w:val="0"/>
      <w:snapToGrid w:val="0"/>
      <w:spacing w:beforeLines="50" w:before="50" w:afterLines="50" w:after="50"/>
      <w:ind w:firstLine="420"/>
      <w:jc w:val="center"/>
      <w:textAlignment w:val="baseline"/>
    </w:pPr>
    <w:rPr>
      <w:rFonts w:ascii="黑体" w:eastAsia="黑体" w:hAnsi="Times New Roman"/>
      <w:kern w:val="21"/>
      <w:sz w:val="21"/>
    </w:rPr>
  </w:style>
  <w:style w:type="paragraph" w:customStyle="1" w:styleId="aff4">
    <w:name w:val="标准文件_附录一级条标题"/>
    <w:next w:val="affff6"/>
    <w:rsid w:val="002A5977"/>
    <w:pPr>
      <w:widowControl w:val="0"/>
      <w:numPr>
        <w:ilvl w:val="1"/>
        <w:numId w:val="5"/>
      </w:numPr>
      <w:spacing w:beforeLines="50" w:before="50" w:afterLines="50" w:after="50"/>
      <w:jc w:val="both"/>
      <w:outlineLvl w:val="2"/>
    </w:pPr>
    <w:rPr>
      <w:rFonts w:ascii="黑体" w:eastAsia="黑体" w:hAnsi="Times New Roman"/>
      <w:kern w:val="21"/>
      <w:sz w:val="21"/>
    </w:rPr>
  </w:style>
  <w:style w:type="paragraph" w:customStyle="1" w:styleId="aff5">
    <w:name w:val="标准文件_附录二级条标题"/>
    <w:basedOn w:val="aff4"/>
    <w:next w:val="affff6"/>
    <w:rsid w:val="002A5977"/>
    <w:pPr>
      <w:widowControl/>
      <w:numPr>
        <w:ilvl w:val="2"/>
      </w:numPr>
      <w:wordWrap w:val="0"/>
      <w:overflowPunct w:val="0"/>
      <w:autoSpaceDE w:val="0"/>
      <w:autoSpaceDN w:val="0"/>
      <w:textAlignment w:val="baseline"/>
      <w:outlineLvl w:val="3"/>
    </w:pPr>
  </w:style>
  <w:style w:type="paragraph" w:customStyle="1" w:styleId="afffff7">
    <w:name w:val="标准文件_附录公式"/>
    <w:basedOn w:val="affff5"/>
    <w:next w:val="affff5"/>
    <w:rsid w:val="00F623AC"/>
    <w:pPr>
      <w:tabs>
        <w:tab w:val="center" w:pos="4678"/>
        <w:tab w:val="right" w:leader="middleDot" w:pos="9356"/>
      </w:tabs>
      <w:spacing w:line="240" w:lineRule="auto"/>
      <w:ind w:right="-51" w:firstLineChars="0" w:firstLine="0"/>
    </w:pPr>
    <w:rPr>
      <w:rFonts w:ascii="宋体" w:hAnsi="宋体"/>
    </w:rPr>
  </w:style>
  <w:style w:type="paragraph" w:customStyle="1" w:styleId="aff6">
    <w:name w:val="标准文件_附录三级条标题"/>
    <w:next w:val="affff6"/>
    <w:rsid w:val="002A5977"/>
    <w:pPr>
      <w:widowControl w:val="0"/>
      <w:numPr>
        <w:ilvl w:val="3"/>
        <w:numId w:val="5"/>
      </w:numPr>
      <w:spacing w:beforeLines="50" w:before="50" w:afterLines="50" w:after="50"/>
      <w:jc w:val="both"/>
      <w:outlineLvl w:val="4"/>
    </w:pPr>
    <w:rPr>
      <w:rFonts w:ascii="黑体" w:eastAsia="黑体" w:hAnsi="Times New Roman"/>
      <w:kern w:val="21"/>
      <w:sz w:val="21"/>
    </w:rPr>
  </w:style>
  <w:style w:type="paragraph" w:customStyle="1" w:styleId="aff7">
    <w:name w:val="标准文件_附录四级条标题"/>
    <w:next w:val="affff6"/>
    <w:rsid w:val="002A5977"/>
    <w:pPr>
      <w:widowControl w:val="0"/>
      <w:numPr>
        <w:ilvl w:val="4"/>
        <w:numId w:val="5"/>
      </w:numPr>
      <w:spacing w:beforeLines="50" w:before="50" w:afterLines="50" w:after="50"/>
      <w:jc w:val="both"/>
      <w:outlineLvl w:val="5"/>
    </w:pPr>
    <w:rPr>
      <w:rFonts w:ascii="黑体" w:eastAsia="黑体" w:hAnsi="Times New Roman"/>
      <w:kern w:val="21"/>
      <w:sz w:val="21"/>
    </w:rPr>
  </w:style>
  <w:style w:type="paragraph" w:customStyle="1" w:styleId="af9">
    <w:name w:val="标准文件_附录图标题"/>
    <w:next w:val="affff6"/>
    <w:rsid w:val="00B12981"/>
    <w:pPr>
      <w:numPr>
        <w:ilvl w:val="1"/>
        <w:numId w:val="18"/>
      </w:numPr>
      <w:adjustRightInd w:val="0"/>
      <w:snapToGrid w:val="0"/>
      <w:spacing w:beforeLines="50" w:before="50" w:afterLines="50" w:after="50"/>
      <w:ind w:firstLine="420"/>
      <w:jc w:val="center"/>
    </w:pPr>
    <w:rPr>
      <w:rFonts w:ascii="黑体" w:eastAsia="黑体" w:hAnsi="Times New Roman"/>
      <w:sz w:val="21"/>
    </w:rPr>
  </w:style>
  <w:style w:type="paragraph" w:customStyle="1" w:styleId="aff8">
    <w:name w:val="标准文件_附录五级条标题"/>
    <w:next w:val="affff6"/>
    <w:rsid w:val="002A5977"/>
    <w:pPr>
      <w:widowControl w:val="0"/>
      <w:numPr>
        <w:ilvl w:val="5"/>
        <w:numId w:val="5"/>
      </w:numPr>
      <w:spacing w:beforeLines="50" w:before="50" w:afterLines="50" w:after="50"/>
      <w:jc w:val="both"/>
      <w:outlineLvl w:val="6"/>
    </w:pPr>
    <w:rPr>
      <w:rFonts w:ascii="黑体" w:eastAsia="黑体" w:hAnsi="Times New Roman"/>
      <w:kern w:val="21"/>
      <w:sz w:val="21"/>
    </w:rPr>
  </w:style>
  <w:style w:type="paragraph" w:customStyle="1" w:styleId="af0">
    <w:name w:val="标准文件_附录英文标识"/>
    <w:next w:val="afffff8"/>
    <w:rsid w:val="00D4734F"/>
    <w:pPr>
      <w:numPr>
        <w:numId w:val="4"/>
      </w:numPr>
      <w:tabs>
        <w:tab w:val="left" w:pos="6406"/>
      </w:tabs>
      <w:spacing w:before="220" w:after="320"/>
      <w:jc w:val="center"/>
      <w:outlineLvl w:val="0"/>
    </w:pPr>
    <w:rPr>
      <w:rFonts w:ascii="黑体" w:eastAsia="黑体" w:hAnsi="Times New Roman"/>
      <w:sz w:val="21"/>
    </w:rPr>
  </w:style>
  <w:style w:type="paragraph" w:styleId="afffff8">
    <w:name w:val="Body Text"/>
    <w:basedOn w:val="afff5"/>
    <w:link w:val="Char5"/>
    <w:rsid w:val="00D4734F"/>
    <w:pPr>
      <w:spacing w:after="120"/>
    </w:pPr>
  </w:style>
  <w:style w:type="character" w:customStyle="1" w:styleId="Char5">
    <w:name w:val="正文文本 Char"/>
    <w:link w:val="afffff8"/>
    <w:rsid w:val="00D4734F"/>
    <w:rPr>
      <w:rFonts w:ascii="Times New Roman" w:eastAsia="宋体" w:hAnsi="Times New Roman" w:cs="Times New Roman"/>
      <w:szCs w:val="20"/>
    </w:rPr>
  </w:style>
  <w:style w:type="paragraph" w:customStyle="1" w:styleId="afffff9">
    <w:name w:val="标准文件_附录章标题"/>
    <w:next w:val="affff6"/>
    <w:rsid w:val="00D4734F"/>
    <w:pPr>
      <w:wordWrap w:val="0"/>
      <w:overflowPunct w:val="0"/>
      <w:autoSpaceDE w:val="0"/>
      <w:spacing w:beforeLines="50" w:afterLines="50"/>
      <w:jc w:val="both"/>
      <w:textAlignment w:val="baseline"/>
      <w:outlineLvl w:val="1"/>
    </w:pPr>
    <w:rPr>
      <w:rFonts w:ascii="黑体" w:eastAsia="黑体" w:hAnsi="Times New Roman"/>
      <w:kern w:val="21"/>
      <w:sz w:val="21"/>
    </w:rPr>
  </w:style>
  <w:style w:type="paragraph" w:customStyle="1" w:styleId="afffffa">
    <w:name w:val="标准文件_公式后的破折号"/>
    <w:basedOn w:val="affff6"/>
    <w:next w:val="affff6"/>
    <w:rsid w:val="00D4734F"/>
    <w:pPr>
      <w:ind w:leftChars="200" w:left="488" w:hangingChars="290" w:hanging="289"/>
    </w:pPr>
  </w:style>
  <w:style w:type="paragraph" w:customStyle="1" w:styleId="a6">
    <w:name w:val="标准文件_前言、引言标题"/>
    <w:next w:val="afff5"/>
    <w:rsid w:val="00C55D03"/>
    <w:pPr>
      <w:numPr>
        <w:numId w:val="36"/>
      </w:numPr>
      <w:shd w:val="clear" w:color="FFFFFF" w:fill="FFFFFF"/>
      <w:spacing w:afterLines="150" w:after="150"/>
      <w:ind w:left="0" w:firstLine="0"/>
      <w:jc w:val="center"/>
      <w:outlineLvl w:val="0"/>
    </w:pPr>
    <w:rPr>
      <w:rFonts w:ascii="黑体" w:eastAsia="黑体" w:hAnsi="Times New Roman"/>
      <w:sz w:val="32"/>
    </w:rPr>
  </w:style>
  <w:style w:type="paragraph" w:customStyle="1" w:styleId="afffffb">
    <w:name w:val="标准文件_目次、标准名称标题"/>
    <w:basedOn w:val="a6"/>
    <w:next w:val="affff6"/>
    <w:rsid w:val="00C643F9"/>
    <w:pPr>
      <w:spacing w:line="460" w:lineRule="exact"/>
    </w:pPr>
  </w:style>
  <w:style w:type="paragraph" w:customStyle="1" w:styleId="afffffc">
    <w:name w:val="标准文件_目录标题"/>
    <w:basedOn w:val="afff5"/>
    <w:rsid w:val="00615A9D"/>
    <w:pPr>
      <w:spacing w:afterLines="150" w:after="150" w:line="240" w:lineRule="auto"/>
      <w:jc w:val="center"/>
    </w:pPr>
    <w:rPr>
      <w:rFonts w:ascii="黑体" w:eastAsia="黑体"/>
      <w:sz w:val="32"/>
    </w:rPr>
  </w:style>
  <w:style w:type="paragraph" w:customStyle="1" w:styleId="af1">
    <w:name w:val="标准文件_破折号列项"/>
    <w:rsid w:val="00CB517D"/>
    <w:pPr>
      <w:numPr>
        <w:numId w:val="6"/>
      </w:numPr>
      <w:adjustRightInd w:val="0"/>
      <w:snapToGrid w:val="0"/>
      <w:ind w:left="0" w:firstLineChars="200" w:firstLine="200"/>
    </w:pPr>
    <w:rPr>
      <w:rFonts w:ascii="Times New Roman" w:hAnsi="Times New Roman"/>
      <w:sz w:val="21"/>
    </w:rPr>
  </w:style>
  <w:style w:type="paragraph" w:customStyle="1" w:styleId="afc">
    <w:name w:val="标准文件_破折号列项（二级）"/>
    <w:basedOn w:val="af1"/>
    <w:rsid w:val="00CB517D"/>
    <w:pPr>
      <w:numPr>
        <w:numId w:val="7"/>
      </w:numPr>
      <w:ind w:left="0" w:firstLine="200"/>
    </w:pPr>
  </w:style>
  <w:style w:type="paragraph" w:customStyle="1" w:styleId="afff">
    <w:name w:val="标准文件_三级条标题"/>
    <w:basedOn w:val="affe"/>
    <w:next w:val="affff6"/>
    <w:rsid w:val="0055013B"/>
    <w:pPr>
      <w:widowControl/>
      <w:numPr>
        <w:ilvl w:val="4"/>
      </w:numPr>
      <w:outlineLvl w:val="3"/>
    </w:pPr>
  </w:style>
  <w:style w:type="character" w:styleId="afffffd">
    <w:name w:val="Subtle Reference"/>
    <w:uiPriority w:val="31"/>
    <w:qFormat/>
    <w:rsid w:val="001F69B4"/>
    <w:rPr>
      <w:smallCaps/>
      <w:color w:val="C0504D"/>
      <w:u w:val="single"/>
    </w:rPr>
  </w:style>
  <w:style w:type="paragraph" w:customStyle="1" w:styleId="afffffe">
    <w:name w:val="标准文件_示例后续"/>
    <w:basedOn w:val="afff5"/>
    <w:rsid w:val="00CB517D"/>
    <w:pPr>
      <w:adjustRightInd/>
      <w:spacing w:line="240" w:lineRule="auto"/>
      <w:ind w:firstLineChars="200" w:firstLine="200"/>
    </w:pPr>
    <w:rPr>
      <w:sz w:val="18"/>
      <w:szCs w:val="24"/>
    </w:rPr>
  </w:style>
  <w:style w:type="paragraph" w:customStyle="1" w:styleId="aff9">
    <w:name w:val="标准文件_数字编号列项"/>
    <w:rsid w:val="00C13EE9"/>
    <w:pPr>
      <w:numPr>
        <w:numId w:val="20"/>
      </w:numPr>
      <w:jc w:val="both"/>
    </w:pPr>
    <w:rPr>
      <w:rFonts w:ascii="宋体" w:hAnsi="宋体"/>
      <w:sz w:val="21"/>
    </w:rPr>
  </w:style>
  <w:style w:type="paragraph" w:customStyle="1" w:styleId="afff0">
    <w:name w:val="标准文件_四级条标题"/>
    <w:next w:val="affff6"/>
    <w:rsid w:val="0055013B"/>
    <w:pPr>
      <w:widowControl w:val="0"/>
      <w:numPr>
        <w:ilvl w:val="5"/>
        <w:numId w:val="2"/>
      </w:numPr>
      <w:spacing w:beforeLines="50" w:before="50" w:afterLines="50" w:after="50"/>
      <w:jc w:val="both"/>
      <w:outlineLvl w:val="4"/>
    </w:pPr>
    <w:rPr>
      <w:rFonts w:ascii="黑体" w:eastAsia="黑体" w:hAnsi="Times New Roman"/>
      <w:sz w:val="21"/>
    </w:rPr>
  </w:style>
  <w:style w:type="paragraph" w:styleId="affffff">
    <w:name w:val="footnote text"/>
    <w:basedOn w:val="afff5"/>
    <w:next w:val="afff5"/>
    <w:link w:val="Char6"/>
    <w:semiHidden/>
    <w:rsid w:val="00D4734F"/>
    <w:pPr>
      <w:adjustRightInd/>
      <w:snapToGrid w:val="0"/>
      <w:spacing w:line="300" w:lineRule="exact"/>
      <w:ind w:leftChars="200" w:left="400" w:hangingChars="200" w:hanging="200"/>
      <w:jc w:val="left"/>
    </w:pPr>
    <w:rPr>
      <w:rFonts w:ascii="宋体"/>
      <w:sz w:val="18"/>
      <w:szCs w:val="18"/>
    </w:rPr>
  </w:style>
  <w:style w:type="character" w:customStyle="1" w:styleId="Char6">
    <w:name w:val="脚注文本 Char"/>
    <w:link w:val="affffff"/>
    <w:semiHidden/>
    <w:rsid w:val="00D4734F"/>
    <w:rPr>
      <w:rFonts w:ascii="宋体" w:eastAsia="宋体" w:hAnsi="Times New Roman" w:cs="Times New Roman"/>
      <w:sz w:val="18"/>
      <w:szCs w:val="18"/>
    </w:rPr>
  </w:style>
  <w:style w:type="paragraph" w:customStyle="1" w:styleId="affffff0">
    <w:name w:val="标准文件_条文脚注"/>
    <w:basedOn w:val="affffff"/>
    <w:rsid w:val="00CB517D"/>
    <w:pPr>
      <w:adjustRightInd w:val="0"/>
      <w:spacing w:line="240" w:lineRule="auto"/>
      <w:ind w:leftChars="0" w:left="0" w:firstLineChars="200" w:firstLine="200"/>
      <w:jc w:val="both"/>
    </w:pPr>
    <w:rPr>
      <w:rFonts w:hAnsi="宋体"/>
    </w:rPr>
  </w:style>
  <w:style w:type="paragraph" w:customStyle="1" w:styleId="af4">
    <w:name w:val="标准文件_图表脚注"/>
    <w:basedOn w:val="afff5"/>
    <w:next w:val="affff6"/>
    <w:rsid w:val="0096381A"/>
    <w:pPr>
      <w:numPr>
        <w:numId w:val="22"/>
      </w:numPr>
      <w:spacing w:line="240" w:lineRule="auto"/>
      <w:jc w:val="left"/>
    </w:pPr>
    <w:rPr>
      <w:rFonts w:ascii="宋体" w:hAnsi="宋体"/>
      <w:sz w:val="18"/>
    </w:rPr>
  </w:style>
  <w:style w:type="character" w:styleId="affffff1">
    <w:name w:val="footnote reference"/>
    <w:aliases w:val="标准文件_脚注引用"/>
    <w:semiHidden/>
    <w:rsid w:val="00D4734F"/>
    <w:rPr>
      <w:rFonts w:ascii="宋体" w:eastAsia="宋体" w:hAnsi="宋体" w:cs="Times New Roman"/>
      <w:spacing w:val="0"/>
      <w:sz w:val="18"/>
      <w:vertAlign w:val="superscript"/>
    </w:rPr>
  </w:style>
  <w:style w:type="character" w:customStyle="1" w:styleId="affffff2">
    <w:name w:val="标准文件_图表脚注内容"/>
    <w:rsid w:val="00D4734F"/>
    <w:rPr>
      <w:rFonts w:ascii="宋体" w:eastAsia="宋体" w:hAnsi="宋体" w:cs="Times New Roman"/>
      <w:spacing w:val="0"/>
      <w:sz w:val="18"/>
      <w:vertAlign w:val="superscript"/>
    </w:rPr>
  </w:style>
  <w:style w:type="paragraph" w:customStyle="1" w:styleId="afff1">
    <w:name w:val="标准文件_五级条标题"/>
    <w:next w:val="affff6"/>
    <w:rsid w:val="0055013B"/>
    <w:pPr>
      <w:widowControl w:val="0"/>
      <w:numPr>
        <w:ilvl w:val="6"/>
        <w:numId w:val="2"/>
      </w:numPr>
      <w:spacing w:beforeLines="50" w:before="50" w:afterLines="50" w:after="50"/>
      <w:jc w:val="both"/>
      <w:outlineLvl w:val="5"/>
    </w:pPr>
    <w:rPr>
      <w:rFonts w:ascii="黑体" w:eastAsia="黑体" w:hAnsi="Times New Roman"/>
      <w:sz w:val="21"/>
    </w:rPr>
  </w:style>
  <w:style w:type="paragraph" w:customStyle="1" w:styleId="affc">
    <w:name w:val="标准文件_章标题"/>
    <w:next w:val="affff6"/>
    <w:rsid w:val="0055013B"/>
    <w:pPr>
      <w:numPr>
        <w:ilvl w:val="1"/>
        <w:numId w:val="2"/>
      </w:numPr>
      <w:spacing w:beforeLines="100" w:before="100" w:afterLines="100" w:after="100"/>
      <w:jc w:val="both"/>
      <w:outlineLvl w:val="0"/>
    </w:pPr>
    <w:rPr>
      <w:rFonts w:ascii="黑体" w:eastAsia="黑体" w:hAnsi="Times New Roman"/>
      <w:sz w:val="21"/>
    </w:rPr>
  </w:style>
  <w:style w:type="paragraph" w:customStyle="1" w:styleId="affd">
    <w:name w:val="标准文件_一级条标题"/>
    <w:basedOn w:val="affc"/>
    <w:next w:val="affff6"/>
    <w:rsid w:val="0055013B"/>
    <w:pPr>
      <w:numPr>
        <w:ilvl w:val="2"/>
      </w:numPr>
      <w:spacing w:beforeLines="50" w:before="50" w:afterLines="50" w:after="50"/>
      <w:outlineLvl w:val="1"/>
    </w:pPr>
  </w:style>
  <w:style w:type="paragraph" w:customStyle="1" w:styleId="affffff3">
    <w:name w:val="标准文件_一致程度"/>
    <w:basedOn w:val="afff5"/>
    <w:rsid w:val="00D4734F"/>
    <w:pPr>
      <w:spacing w:line="440" w:lineRule="exact"/>
      <w:jc w:val="center"/>
    </w:pPr>
    <w:rPr>
      <w:sz w:val="28"/>
    </w:rPr>
  </w:style>
  <w:style w:type="paragraph" w:customStyle="1" w:styleId="affffff4">
    <w:name w:val="标准文件_引言标题"/>
    <w:next w:val="afff5"/>
    <w:rsid w:val="00D4734F"/>
    <w:pPr>
      <w:shd w:val="clear" w:color="FFFFFF" w:fill="FFFFFF"/>
      <w:spacing w:before="540" w:after="600"/>
      <w:jc w:val="center"/>
      <w:outlineLvl w:val="0"/>
    </w:pPr>
    <w:rPr>
      <w:rFonts w:ascii="黑体" w:eastAsia="黑体" w:hAnsi="Times New Roman"/>
      <w:sz w:val="32"/>
    </w:rPr>
  </w:style>
  <w:style w:type="paragraph" w:customStyle="1" w:styleId="affffff5">
    <w:name w:val="标准文件_英文图表脚注"/>
    <w:basedOn w:val="affff5"/>
    <w:rsid w:val="00D4734F"/>
    <w:pPr>
      <w:widowControl/>
      <w:adjustRightInd/>
      <w:snapToGrid/>
      <w:spacing w:line="240" w:lineRule="auto"/>
      <w:ind w:left="79" w:hangingChars="80" w:hanging="79"/>
    </w:pPr>
    <w:rPr>
      <w:rFonts w:ascii="宋体" w:hAnsi="宋体"/>
    </w:rPr>
  </w:style>
  <w:style w:type="paragraph" w:customStyle="1" w:styleId="af6">
    <w:name w:val="标准文件_数字编号列项（二级）"/>
    <w:rsid w:val="00C72F0E"/>
    <w:pPr>
      <w:numPr>
        <w:ilvl w:val="1"/>
        <w:numId w:val="23"/>
      </w:numPr>
      <w:jc w:val="both"/>
    </w:pPr>
    <w:rPr>
      <w:rFonts w:ascii="宋体" w:hAnsi="Times New Roman"/>
      <w:sz w:val="21"/>
    </w:rPr>
  </w:style>
  <w:style w:type="paragraph" w:customStyle="1" w:styleId="af">
    <w:name w:val="标准文件_英文注："/>
    <w:basedOn w:val="afff5"/>
    <w:next w:val="affff6"/>
    <w:rsid w:val="00AA4286"/>
    <w:pPr>
      <w:numPr>
        <w:numId w:val="8"/>
      </w:numPr>
      <w:tabs>
        <w:tab w:val="left" w:pos="420"/>
      </w:tabs>
      <w:autoSpaceDE w:val="0"/>
      <w:autoSpaceDN w:val="0"/>
      <w:spacing w:line="240" w:lineRule="auto"/>
    </w:pPr>
    <w:rPr>
      <w:rFonts w:ascii="宋体" w:hAnsi="宋体"/>
      <w:kern w:val="0"/>
      <w:sz w:val="18"/>
      <w:szCs w:val="20"/>
    </w:rPr>
  </w:style>
  <w:style w:type="paragraph" w:customStyle="1" w:styleId="aff0">
    <w:name w:val="标准文件_英文注×："/>
    <w:basedOn w:val="afff5"/>
    <w:rsid w:val="006819B8"/>
    <w:pPr>
      <w:numPr>
        <w:numId w:val="9"/>
      </w:numPr>
      <w:tabs>
        <w:tab w:val="left" w:pos="210"/>
      </w:tabs>
      <w:autoSpaceDE w:val="0"/>
      <w:autoSpaceDN w:val="0"/>
      <w:spacing w:line="240" w:lineRule="auto"/>
    </w:pPr>
    <w:rPr>
      <w:rFonts w:ascii="宋体" w:hAnsi="宋体"/>
      <w:kern w:val="0"/>
      <w:szCs w:val="20"/>
    </w:rPr>
  </w:style>
  <w:style w:type="paragraph" w:customStyle="1" w:styleId="aff2">
    <w:name w:val="标准文件_正文表标题"/>
    <w:next w:val="affff6"/>
    <w:rsid w:val="00970CDC"/>
    <w:pPr>
      <w:numPr>
        <w:numId w:val="10"/>
      </w:numPr>
      <w:tabs>
        <w:tab w:val="left" w:pos="0"/>
      </w:tabs>
      <w:spacing w:beforeLines="50" w:before="50" w:afterLines="50" w:after="50"/>
      <w:jc w:val="center"/>
    </w:pPr>
    <w:rPr>
      <w:rFonts w:ascii="黑体" w:eastAsia="黑体" w:hAnsi="Times New Roman"/>
      <w:sz w:val="21"/>
    </w:rPr>
  </w:style>
  <w:style w:type="paragraph" w:customStyle="1" w:styleId="affffff6">
    <w:name w:val="标准文件_正文公式"/>
    <w:basedOn w:val="afff5"/>
    <w:next w:val="affff5"/>
    <w:rsid w:val="00F623AC"/>
    <w:pPr>
      <w:tabs>
        <w:tab w:val="center" w:pos="4678"/>
        <w:tab w:val="right" w:leader="middleDot" w:pos="9356"/>
      </w:tabs>
      <w:spacing w:line="240" w:lineRule="auto"/>
    </w:pPr>
    <w:rPr>
      <w:rFonts w:ascii="宋体" w:hAnsi="宋体"/>
    </w:rPr>
  </w:style>
  <w:style w:type="paragraph" w:customStyle="1" w:styleId="afd">
    <w:name w:val="标准文件_正文图标题"/>
    <w:next w:val="affff6"/>
    <w:rsid w:val="00970CDC"/>
    <w:pPr>
      <w:numPr>
        <w:numId w:val="11"/>
      </w:numPr>
      <w:spacing w:beforeLines="50" w:before="50" w:afterLines="50" w:after="50"/>
      <w:jc w:val="center"/>
    </w:pPr>
    <w:rPr>
      <w:rFonts w:ascii="黑体" w:eastAsia="黑体" w:hAnsi="Times New Roman"/>
      <w:sz w:val="21"/>
    </w:rPr>
  </w:style>
  <w:style w:type="paragraph" w:customStyle="1" w:styleId="afff3">
    <w:name w:val="标准文件_正文英文表标题"/>
    <w:next w:val="affff6"/>
    <w:rsid w:val="00D4734F"/>
    <w:pPr>
      <w:numPr>
        <w:numId w:val="12"/>
      </w:numPr>
      <w:jc w:val="center"/>
    </w:pPr>
    <w:rPr>
      <w:rFonts w:ascii="黑体" w:eastAsia="黑体" w:hAnsi="Times New Roman"/>
      <w:sz w:val="21"/>
    </w:rPr>
  </w:style>
  <w:style w:type="paragraph" w:customStyle="1" w:styleId="afb">
    <w:name w:val="标准文件_正文英文图标题"/>
    <w:next w:val="affff6"/>
    <w:rsid w:val="00D4734F"/>
    <w:pPr>
      <w:numPr>
        <w:numId w:val="13"/>
      </w:numPr>
      <w:jc w:val="center"/>
    </w:pPr>
    <w:rPr>
      <w:rFonts w:ascii="黑体" w:eastAsia="黑体" w:hAnsi="Times New Roman"/>
      <w:sz w:val="21"/>
    </w:rPr>
  </w:style>
  <w:style w:type="paragraph" w:customStyle="1" w:styleId="af7">
    <w:name w:val="标准文件_编号列项（三级）"/>
    <w:rsid w:val="00655D4F"/>
    <w:pPr>
      <w:numPr>
        <w:ilvl w:val="2"/>
        <w:numId w:val="23"/>
      </w:numPr>
    </w:pPr>
    <w:rPr>
      <w:rFonts w:ascii="宋体" w:hAnsi="Times New Roman"/>
      <w:sz w:val="21"/>
    </w:rPr>
  </w:style>
  <w:style w:type="character" w:styleId="affffff7">
    <w:name w:val="Hyperlink"/>
    <w:uiPriority w:val="99"/>
    <w:rsid w:val="00D51BF3"/>
    <w:rPr>
      <w:rFonts w:ascii="宋体" w:eastAsia="宋体" w:hAnsi="Times New Roman"/>
      <w:dstrike w:val="0"/>
      <w:color w:val="auto"/>
      <w:spacing w:val="0"/>
      <w:w w:val="100"/>
      <w:position w:val="0"/>
      <w:sz w:val="21"/>
      <w:u w:val="none"/>
      <w:vertAlign w:val="baseline"/>
    </w:rPr>
  </w:style>
  <w:style w:type="paragraph" w:customStyle="1" w:styleId="a1">
    <w:name w:val="二级无标题条"/>
    <w:basedOn w:val="afff5"/>
    <w:rsid w:val="00D4734F"/>
    <w:pPr>
      <w:numPr>
        <w:ilvl w:val="3"/>
        <w:numId w:val="15"/>
      </w:numPr>
      <w:adjustRightInd/>
      <w:spacing w:line="240" w:lineRule="auto"/>
    </w:pPr>
    <w:rPr>
      <w:rFonts w:ascii="宋体" w:hAnsi="宋体"/>
      <w:szCs w:val="24"/>
    </w:rPr>
  </w:style>
  <w:style w:type="paragraph" w:customStyle="1" w:styleId="affffff8">
    <w:name w:val="发布部门"/>
    <w:next w:val="affff6"/>
    <w:rsid w:val="00D4734F"/>
    <w:pPr>
      <w:framePr w:w="7433" w:h="585" w:hRule="exact" w:hSpace="180" w:vSpace="180" w:wrap="around" w:hAnchor="margin" w:xAlign="center" w:y="14401" w:anchorLock="1"/>
      <w:jc w:val="center"/>
    </w:pPr>
    <w:rPr>
      <w:rFonts w:ascii="宋体" w:hAnsi="Times New Roman"/>
      <w:b/>
      <w:w w:val="135"/>
      <w:sz w:val="36"/>
    </w:rPr>
  </w:style>
  <w:style w:type="paragraph" w:customStyle="1" w:styleId="affffff9">
    <w:name w:val="发布日期"/>
    <w:rsid w:val="00D4734F"/>
    <w:pPr>
      <w:framePr w:w="4000" w:h="473" w:hRule="exact" w:hSpace="180" w:vSpace="180" w:wrap="around" w:hAnchor="margin" w:y="13511" w:anchorLock="1"/>
    </w:pPr>
    <w:rPr>
      <w:rFonts w:ascii="Times New Roman" w:eastAsia="黑体" w:hAnsi="Times New Roman"/>
      <w:sz w:val="28"/>
    </w:rPr>
  </w:style>
  <w:style w:type="paragraph" w:customStyle="1" w:styleId="affffffa">
    <w:name w:val="封面标准代替信息"/>
    <w:basedOn w:val="afff5"/>
    <w:rsid w:val="00D4514F"/>
    <w:pPr>
      <w:framePr w:w="9138" w:h="1244" w:hRule="exact" w:wrap="auto" w:vAnchor="page" w:hAnchor="margin" w:y="2908"/>
      <w:kinsoku w:val="0"/>
      <w:overflowPunct w:val="0"/>
      <w:autoSpaceDE w:val="0"/>
      <w:autoSpaceDN w:val="0"/>
      <w:spacing w:before="57" w:line="280" w:lineRule="exact"/>
      <w:jc w:val="right"/>
      <w:textAlignment w:val="center"/>
    </w:pPr>
    <w:rPr>
      <w:rFonts w:ascii="宋体" w:hAnsi="Times New Roman"/>
      <w:kern w:val="0"/>
      <w:szCs w:val="20"/>
    </w:rPr>
  </w:style>
  <w:style w:type="paragraph" w:customStyle="1" w:styleId="affffffb">
    <w:name w:val="封面标准名称"/>
    <w:rsid w:val="00D4734F"/>
    <w:pPr>
      <w:framePr w:w="9638" w:h="6917" w:hRule="exact" w:wrap="around" w:hAnchor="margin" w:xAlign="center" w:y="5955" w:anchorLock="1"/>
      <w:widowControl w:val="0"/>
      <w:spacing w:line="680" w:lineRule="exact"/>
      <w:jc w:val="center"/>
      <w:textAlignment w:val="center"/>
    </w:pPr>
    <w:rPr>
      <w:rFonts w:ascii="黑体" w:eastAsia="黑体" w:hAnsi="Times New Roman"/>
      <w:sz w:val="52"/>
    </w:rPr>
  </w:style>
  <w:style w:type="paragraph" w:customStyle="1" w:styleId="affffffc">
    <w:name w:val="封面标准文稿编辑信息"/>
    <w:rsid w:val="00D4734F"/>
    <w:pPr>
      <w:spacing w:before="180" w:line="180" w:lineRule="exact"/>
      <w:jc w:val="center"/>
    </w:pPr>
    <w:rPr>
      <w:rFonts w:ascii="宋体" w:hAnsi="Times New Roman"/>
      <w:sz w:val="21"/>
    </w:rPr>
  </w:style>
  <w:style w:type="paragraph" w:customStyle="1" w:styleId="affffffd">
    <w:name w:val="封面标准文稿类别"/>
    <w:rsid w:val="00D4734F"/>
    <w:pPr>
      <w:spacing w:before="440" w:line="400" w:lineRule="exact"/>
      <w:jc w:val="center"/>
    </w:pPr>
    <w:rPr>
      <w:rFonts w:ascii="宋体" w:hAnsi="Times New Roman"/>
      <w:sz w:val="24"/>
    </w:rPr>
  </w:style>
  <w:style w:type="paragraph" w:customStyle="1" w:styleId="affffffe">
    <w:name w:val="封面标准英文名称"/>
    <w:rsid w:val="00815419"/>
    <w:pPr>
      <w:widowControl w:val="0"/>
      <w:spacing w:line="360" w:lineRule="exact"/>
      <w:jc w:val="center"/>
    </w:pPr>
    <w:rPr>
      <w:rFonts w:ascii="Times New Roman" w:hAnsi="Times New Roman"/>
      <w:sz w:val="28"/>
    </w:rPr>
  </w:style>
  <w:style w:type="paragraph" w:customStyle="1" w:styleId="afffffff">
    <w:name w:val="封面一致性程度标识"/>
    <w:rsid w:val="00D4734F"/>
    <w:pPr>
      <w:spacing w:before="440" w:line="440" w:lineRule="exact"/>
      <w:jc w:val="center"/>
    </w:pPr>
    <w:rPr>
      <w:rFonts w:ascii="Times New Roman" w:hAnsi="Times New Roman"/>
      <w:sz w:val="28"/>
    </w:rPr>
  </w:style>
  <w:style w:type="paragraph" w:customStyle="1" w:styleId="afffffff0">
    <w:name w:val="封面正文"/>
    <w:rsid w:val="00D4734F"/>
    <w:pPr>
      <w:jc w:val="both"/>
    </w:pPr>
    <w:rPr>
      <w:rFonts w:ascii="Times New Roman" w:hAnsi="Times New Roman"/>
    </w:rPr>
  </w:style>
  <w:style w:type="paragraph" w:customStyle="1" w:styleId="afffffff1">
    <w:name w:val="附录二级无标题条"/>
    <w:basedOn w:val="afff5"/>
    <w:next w:val="affff6"/>
    <w:rsid w:val="00D4734F"/>
    <w:pPr>
      <w:widowControl/>
      <w:wordWrap w:val="0"/>
      <w:overflowPunct w:val="0"/>
      <w:autoSpaceDE w:val="0"/>
      <w:autoSpaceDN w:val="0"/>
      <w:adjustRightInd/>
      <w:spacing w:line="240" w:lineRule="auto"/>
      <w:textAlignment w:val="baseline"/>
      <w:outlineLvl w:val="3"/>
    </w:pPr>
    <w:rPr>
      <w:rFonts w:ascii="宋体" w:hAnsi="宋体"/>
      <w:kern w:val="21"/>
    </w:rPr>
  </w:style>
  <w:style w:type="paragraph" w:customStyle="1" w:styleId="afffffff2">
    <w:name w:val="附录三级无标题条"/>
    <w:basedOn w:val="afffffff1"/>
    <w:next w:val="affff6"/>
    <w:rsid w:val="00D4734F"/>
    <w:pPr>
      <w:outlineLvl w:val="4"/>
    </w:pPr>
  </w:style>
  <w:style w:type="paragraph" w:customStyle="1" w:styleId="afffffff3">
    <w:name w:val="附录四级无标题条"/>
    <w:basedOn w:val="afffffff2"/>
    <w:next w:val="affff6"/>
    <w:rsid w:val="00D4734F"/>
    <w:pPr>
      <w:outlineLvl w:val="5"/>
    </w:pPr>
  </w:style>
  <w:style w:type="paragraph" w:customStyle="1" w:styleId="afffffff4">
    <w:name w:val="附录图"/>
    <w:next w:val="affff6"/>
    <w:rsid w:val="00D4734F"/>
    <w:pPr>
      <w:wordWrap w:val="0"/>
      <w:overflowPunct w:val="0"/>
      <w:autoSpaceDE w:val="0"/>
      <w:spacing w:beforeLines="50" w:before="50" w:afterLines="50" w:after="50"/>
      <w:jc w:val="center"/>
      <w:textAlignment w:val="baseline"/>
      <w:outlineLvl w:val="1"/>
    </w:pPr>
    <w:rPr>
      <w:rFonts w:ascii="黑体" w:eastAsia="黑体" w:hAnsi="Times New Roman"/>
      <w:kern w:val="21"/>
      <w:sz w:val="21"/>
    </w:rPr>
  </w:style>
  <w:style w:type="paragraph" w:customStyle="1" w:styleId="af2">
    <w:name w:val="标准文件_一级项"/>
    <w:rsid w:val="00C72F0E"/>
    <w:pPr>
      <w:numPr>
        <w:numId w:val="30"/>
      </w:numPr>
    </w:pPr>
    <w:rPr>
      <w:rFonts w:ascii="宋体" w:hAnsi="Times New Roman"/>
      <w:sz w:val="21"/>
    </w:rPr>
  </w:style>
  <w:style w:type="paragraph" w:customStyle="1" w:styleId="afffffff5">
    <w:name w:val="附录五级无标题条"/>
    <w:basedOn w:val="afffffff3"/>
    <w:next w:val="affff6"/>
    <w:rsid w:val="00D4734F"/>
    <w:pPr>
      <w:outlineLvl w:val="6"/>
    </w:pPr>
  </w:style>
  <w:style w:type="paragraph" w:customStyle="1" w:styleId="afffffff6">
    <w:name w:val="附录性质"/>
    <w:basedOn w:val="afff5"/>
    <w:rsid w:val="00D4734F"/>
    <w:pPr>
      <w:widowControl/>
      <w:adjustRightInd/>
      <w:jc w:val="center"/>
    </w:pPr>
    <w:rPr>
      <w:rFonts w:ascii="黑体" w:eastAsia="黑体"/>
    </w:rPr>
  </w:style>
  <w:style w:type="paragraph" w:customStyle="1" w:styleId="afffffff7">
    <w:name w:val="附录一级无标题条"/>
    <w:basedOn w:val="afffff9"/>
    <w:next w:val="affff6"/>
    <w:rsid w:val="00D4734F"/>
    <w:pPr>
      <w:autoSpaceDN w:val="0"/>
      <w:outlineLvl w:val="2"/>
    </w:pPr>
    <w:rPr>
      <w:rFonts w:ascii="宋体" w:eastAsia="宋体" w:hAnsi="宋体"/>
    </w:rPr>
  </w:style>
  <w:style w:type="character" w:customStyle="1" w:styleId="afffffff8">
    <w:name w:val="个人答复风格"/>
    <w:rsid w:val="00D4734F"/>
    <w:rPr>
      <w:rFonts w:ascii="Arial" w:eastAsia="宋体" w:hAnsi="Arial" w:cs="Arial"/>
      <w:color w:val="auto"/>
      <w:spacing w:val="0"/>
      <w:sz w:val="20"/>
    </w:rPr>
  </w:style>
  <w:style w:type="character" w:customStyle="1" w:styleId="afffffff9">
    <w:name w:val="个人撰写风格"/>
    <w:rsid w:val="00D4734F"/>
    <w:rPr>
      <w:rFonts w:ascii="Arial" w:eastAsia="宋体" w:hAnsi="Arial" w:cs="Arial"/>
      <w:color w:val="auto"/>
      <w:spacing w:val="0"/>
      <w:sz w:val="20"/>
    </w:rPr>
  </w:style>
  <w:style w:type="paragraph" w:customStyle="1" w:styleId="afffffffa">
    <w:name w:val="脚注后续"/>
    <w:rsid w:val="00D4734F"/>
    <w:pPr>
      <w:ind w:leftChars="350" w:left="350"/>
      <w:jc w:val="both"/>
    </w:pPr>
    <w:rPr>
      <w:rFonts w:ascii="宋体" w:hAnsi="Times New Roman"/>
      <w:sz w:val="18"/>
    </w:rPr>
  </w:style>
  <w:style w:type="paragraph" w:customStyle="1" w:styleId="afff4">
    <w:name w:val="列项——"/>
    <w:rsid w:val="00D4734F"/>
    <w:pPr>
      <w:widowControl w:val="0"/>
      <w:numPr>
        <w:numId w:val="14"/>
      </w:numPr>
      <w:jc w:val="both"/>
    </w:pPr>
    <w:rPr>
      <w:rFonts w:ascii="宋体" w:hAnsi="宋体"/>
      <w:sz w:val="21"/>
    </w:rPr>
  </w:style>
  <w:style w:type="paragraph" w:customStyle="1" w:styleId="afffffffb">
    <w:name w:val="列项·"/>
    <w:basedOn w:val="affff6"/>
    <w:rsid w:val="00D4734F"/>
    <w:pPr>
      <w:tabs>
        <w:tab w:val="left" w:pos="840"/>
      </w:tabs>
    </w:pPr>
  </w:style>
  <w:style w:type="paragraph" w:customStyle="1" w:styleId="afffffffc">
    <w:name w:val="目次、索引正文"/>
    <w:rsid w:val="00D4734F"/>
    <w:pPr>
      <w:spacing w:line="320" w:lineRule="exact"/>
      <w:jc w:val="both"/>
    </w:pPr>
    <w:rPr>
      <w:rFonts w:ascii="宋体" w:hAnsi="Times New Roman"/>
      <w:sz w:val="21"/>
    </w:rPr>
  </w:style>
  <w:style w:type="paragraph" w:customStyle="1" w:styleId="210">
    <w:name w:val="目录 21"/>
    <w:basedOn w:val="afff5"/>
    <w:next w:val="afff5"/>
    <w:autoRedefine/>
    <w:semiHidden/>
    <w:rsid w:val="00D4734F"/>
    <w:pPr>
      <w:adjustRightInd/>
      <w:spacing w:line="240" w:lineRule="auto"/>
      <w:jc w:val="left"/>
    </w:pPr>
    <w:rPr>
      <w:bCs/>
      <w:iCs/>
    </w:rPr>
  </w:style>
  <w:style w:type="paragraph" w:customStyle="1" w:styleId="31">
    <w:name w:val="目录 31"/>
    <w:basedOn w:val="afff5"/>
    <w:next w:val="afff5"/>
    <w:autoRedefine/>
    <w:semiHidden/>
    <w:rsid w:val="00D4734F"/>
    <w:pPr>
      <w:spacing w:line="240" w:lineRule="auto"/>
    </w:pPr>
    <w:rPr>
      <w:rFonts w:ascii="宋体" w:hAnsi="宋体"/>
      <w:iCs/>
    </w:rPr>
  </w:style>
  <w:style w:type="paragraph" w:customStyle="1" w:styleId="41">
    <w:name w:val="目录 41"/>
    <w:basedOn w:val="afff5"/>
    <w:next w:val="afff5"/>
    <w:autoRedefine/>
    <w:semiHidden/>
    <w:rsid w:val="00D4734F"/>
    <w:pPr>
      <w:adjustRightInd/>
      <w:spacing w:line="240" w:lineRule="auto"/>
      <w:jc w:val="left"/>
    </w:pPr>
  </w:style>
  <w:style w:type="paragraph" w:customStyle="1" w:styleId="51">
    <w:name w:val="目录 51"/>
    <w:basedOn w:val="afff5"/>
    <w:next w:val="afff5"/>
    <w:autoRedefine/>
    <w:semiHidden/>
    <w:rsid w:val="00D4734F"/>
    <w:pPr>
      <w:spacing w:line="240" w:lineRule="auto"/>
    </w:pPr>
    <w:rPr>
      <w:rFonts w:ascii="宋体" w:hAnsi="宋体"/>
    </w:rPr>
  </w:style>
  <w:style w:type="paragraph" w:customStyle="1" w:styleId="61">
    <w:name w:val="目录 61"/>
    <w:basedOn w:val="afff5"/>
    <w:next w:val="afff5"/>
    <w:autoRedefine/>
    <w:semiHidden/>
    <w:rsid w:val="00D4734F"/>
    <w:pPr>
      <w:adjustRightInd/>
      <w:spacing w:line="240" w:lineRule="auto"/>
      <w:jc w:val="left"/>
    </w:pPr>
  </w:style>
  <w:style w:type="paragraph" w:customStyle="1" w:styleId="71">
    <w:name w:val="目录 71"/>
    <w:basedOn w:val="61"/>
    <w:autoRedefine/>
    <w:semiHidden/>
    <w:rsid w:val="00D4734F"/>
    <w:pPr>
      <w:ind w:left="1260"/>
    </w:pPr>
  </w:style>
  <w:style w:type="paragraph" w:customStyle="1" w:styleId="81">
    <w:name w:val="目录 81"/>
    <w:basedOn w:val="71"/>
    <w:autoRedefine/>
    <w:semiHidden/>
    <w:rsid w:val="00D4734F"/>
    <w:pPr>
      <w:ind w:left="1470"/>
    </w:pPr>
  </w:style>
  <w:style w:type="paragraph" w:customStyle="1" w:styleId="91">
    <w:name w:val="目录 91"/>
    <w:basedOn w:val="81"/>
    <w:autoRedefine/>
    <w:semiHidden/>
    <w:rsid w:val="00D4734F"/>
    <w:pPr>
      <w:ind w:left="1680"/>
    </w:pPr>
  </w:style>
  <w:style w:type="paragraph" w:customStyle="1" w:styleId="afffffffd">
    <w:name w:val="其他标准称谓"/>
    <w:rsid w:val="00D4734F"/>
    <w:pPr>
      <w:spacing w:line="0" w:lineRule="atLeast"/>
      <w:jc w:val="distribute"/>
    </w:pPr>
    <w:rPr>
      <w:rFonts w:ascii="黑体" w:eastAsia="黑体" w:hAnsi="宋体"/>
      <w:sz w:val="52"/>
    </w:rPr>
  </w:style>
  <w:style w:type="paragraph" w:customStyle="1" w:styleId="afffffffe">
    <w:name w:val="其他发布部门"/>
    <w:basedOn w:val="affffff8"/>
    <w:rsid w:val="00D4734F"/>
    <w:pPr>
      <w:framePr w:wrap="around"/>
      <w:spacing w:line="0" w:lineRule="atLeast"/>
    </w:pPr>
    <w:rPr>
      <w:rFonts w:ascii="黑体" w:eastAsia="黑体"/>
      <w:b w:val="0"/>
    </w:rPr>
  </w:style>
  <w:style w:type="paragraph" w:customStyle="1" w:styleId="affb">
    <w:name w:val="前言标题"/>
    <w:next w:val="afff5"/>
    <w:rsid w:val="00D4734F"/>
    <w:pPr>
      <w:numPr>
        <w:numId w:val="2"/>
      </w:numPr>
      <w:shd w:val="clear" w:color="FFFFFF" w:fill="FFFFFF"/>
      <w:spacing w:before="540" w:after="600"/>
      <w:jc w:val="center"/>
      <w:outlineLvl w:val="0"/>
    </w:pPr>
    <w:rPr>
      <w:rFonts w:ascii="黑体" w:eastAsia="黑体" w:hAnsi="Times New Roman"/>
      <w:sz w:val="32"/>
    </w:rPr>
  </w:style>
  <w:style w:type="paragraph" w:customStyle="1" w:styleId="a2">
    <w:name w:val="三级无标题条"/>
    <w:basedOn w:val="afff5"/>
    <w:rsid w:val="00D4734F"/>
    <w:pPr>
      <w:numPr>
        <w:ilvl w:val="4"/>
        <w:numId w:val="15"/>
      </w:numPr>
      <w:adjustRightInd/>
      <w:spacing w:line="240" w:lineRule="auto"/>
    </w:pPr>
    <w:rPr>
      <w:rFonts w:ascii="宋体" w:hAnsi="宋体"/>
      <w:szCs w:val="24"/>
    </w:rPr>
  </w:style>
  <w:style w:type="paragraph" w:customStyle="1" w:styleId="affffffff">
    <w:name w:val="实施日期"/>
    <w:basedOn w:val="affffff9"/>
    <w:rsid w:val="00D4734F"/>
    <w:pPr>
      <w:framePr w:hSpace="0" w:wrap="around" w:xAlign="right"/>
      <w:jc w:val="right"/>
    </w:pPr>
  </w:style>
  <w:style w:type="paragraph" w:customStyle="1" w:styleId="a3">
    <w:name w:val="四级无标题条"/>
    <w:basedOn w:val="afff5"/>
    <w:rsid w:val="00D4734F"/>
    <w:pPr>
      <w:numPr>
        <w:ilvl w:val="5"/>
        <w:numId w:val="15"/>
      </w:numPr>
      <w:adjustRightInd/>
      <w:spacing w:line="240" w:lineRule="auto"/>
    </w:pPr>
    <w:rPr>
      <w:rFonts w:ascii="宋体" w:hAnsi="宋体"/>
      <w:szCs w:val="24"/>
    </w:rPr>
  </w:style>
  <w:style w:type="paragraph" w:styleId="affffffff0">
    <w:name w:val="table of figures"/>
    <w:basedOn w:val="afff5"/>
    <w:next w:val="afff5"/>
    <w:semiHidden/>
    <w:rsid w:val="00D4734F"/>
    <w:pPr>
      <w:adjustRightInd/>
      <w:spacing w:line="240" w:lineRule="auto"/>
      <w:jc w:val="left"/>
    </w:pPr>
    <w:rPr>
      <w:szCs w:val="24"/>
    </w:rPr>
  </w:style>
  <w:style w:type="paragraph" w:customStyle="1" w:styleId="affffffff1">
    <w:name w:val="文献分类号"/>
    <w:rsid w:val="00D4734F"/>
    <w:pPr>
      <w:framePr w:hSpace="180" w:vSpace="180" w:wrap="around" w:hAnchor="margin" w:y="1" w:anchorLock="1"/>
      <w:widowControl w:val="0"/>
      <w:textAlignment w:val="center"/>
    </w:pPr>
    <w:rPr>
      <w:rFonts w:ascii="Times New Roman" w:eastAsia="黑体" w:hAnsi="Times New Roman"/>
      <w:sz w:val="21"/>
    </w:rPr>
  </w:style>
  <w:style w:type="paragraph" w:customStyle="1" w:styleId="affffffff2">
    <w:name w:val="无标题条"/>
    <w:next w:val="affff6"/>
    <w:rsid w:val="00D4734F"/>
    <w:pPr>
      <w:jc w:val="both"/>
    </w:pPr>
    <w:rPr>
      <w:rFonts w:ascii="宋体" w:hAnsi="宋体"/>
      <w:sz w:val="21"/>
    </w:rPr>
  </w:style>
  <w:style w:type="paragraph" w:customStyle="1" w:styleId="a4">
    <w:name w:val="五级无标题条"/>
    <w:basedOn w:val="afff5"/>
    <w:rsid w:val="00D4734F"/>
    <w:pPr>
      <w:numPr>
        <w:ilvl w:val="6"/>
        <w:numId w:val="15"/>
      </w:numPr>
      <w:adjustRightInd/>
    </w:pPr>
    <w:rPr>
      <w:szCs w:val="24"/>
    </w:rPr>
  </w:style>
  <w:style w:type="character" w:styleId="affffffff3">
    <w:name w:val="page number"/>
    <w:rsid w:val="00D4734F"/>
    <w:rPr>
      <w:rFonts w:ascii="宋体" w:eastAsia="宋体" w:hAnsi="Times New Roman"/>
      <w:sz w:val="18"/>
    </w:rPr>
  </w:style>
  <w:style w:type="paragraph" w:customStyle="1" w:styleId="a0">
    <w:name w:val="一级无标题条"/>
    <w:basedOn w:val="afff5"/>
    <w:rsid w:val="00D4734F"/>
    <w:pPr>
      <w:numPr>
        <w:ilvl w:val="2"/>
        <w:numId w:val="15"/>
      </w:numPr>
      <w:adjustRightInd/>
      <w:spacing w:before="10" w:after="10" w:line="240" w:lineRule="auto"/>
    </w:pPr>
    <w:rPr>
      <w:rFonts w:ascii="宋体" w:hAnsi="宋体"/>
      <w:szCs w:val="24"/>
    </w:rPr>
  </w:style>
  <w:style w:type="paragraph" w:styleId="affffffff4">
    <w:name w:val="Normal Indent"/>
    <w:basedOn w:val="afff5"/>
    <w:rsid w:val="00D4734F"/>
    <w:pPr>
      <w:ind w:firstLine="420"/>
    </w:pPr>
  </w:style>
  <w:style w:type="paragraph" w:customStyle="1" w:styleId="affffffff5">
    <w:name w:val="注:后续"/>
    <w:rsid w:val="00D4734F"/>
    <w:pPr>
      <w:spacing w:line="300" w:lineRule="exact"/>
      <w:ind w:leftChars="400" w:left="600" w:hangingChars="200" w:hanging="200"/>
      <w:jc w:val="both"/>
    </w:pPr>
    <w:rPr>
      <w:rFonts w:ascii="宋体" w:hAnsi="Times New Roman"/>
      <w:sz w:val="18"/>
    </w:rPr>
  </w:style>
  <w:style w:type="paragraph" w:customStyle="1" w:styleId="affffffff6">
    <w:name w:val="注×:后续"/>
    <w:basedOn w:val="affffffff5"/>
    <w:rsid w:val="00D4734F"/>
    <w:pPr>
      <w:ind w:leftChars="0" w:left="1406" w:firstLineChars="0" w:hanging="499"/>
    </w:pPr>
  </w:style>
  <w:style w:type="paragraph" w:customStyle="1" w:styleId="affffffff7">
    <w:name w:val="标准文件_一级无标题"/>
    <w:basedOn w:val="affd"/>
    <w:qFormat/>
    <w:rsid w:val="00BA263B"/>
    <w:pPr>
      <w:spacing w:beforeLines="0" w:before="0" w:afterLines="0" w:after="0"/>
      <w:outlineLvl w:val="9"/>
    </w:pPr>
    <w:rPr>
      <w:rFonts w:ascii="宋体" w:eastAsia="宋体"/>
    </w:rPr>
  </w:style>
  <w:style w:type="paragraph" w:customStyle="1" w:styleId="affffffff8">
    <w:name w:val="标准文件_五级无标题"/>
    <w:basedOn w:val="afff1"/>
    <w:qFormat/>
    <w:rsid w:val="00BA263B"/>
    <w:pPr>
      <w:spacing w:beforeLines="0" w:before="0" w:afterLines="0" w:after="0"/>
      <w:outlineLvl w:val="9"/>
    </w:pPr>
    <w:rPr>
      <w:rFonts w:ascii="宋体" w:eastAsia="宋体"/>
    </w:rPr>
  </w:style>
  <w:style w:type="paragraph" w:customStyle="1" w:styleId="affffffff9">
    <w:name w:val="标准文件_三级无标题"/>
    <w:basedOn w:val="afff"/>
    <w:qFormat/>
    <w:rsid w:val="00BA263B"/>
    <w:pPr>
      <w:spacing w:beforeLines="0" w:before="0" w:afterLines="0" w:after="0"/>
      <w:outlineLvl w:val="9"/>
    </w:pPr>
    <w:rPr>
      <w:rFonts w:ascii="宋体" w:eastAsia="宋体"/>
    </w:rPr>
  </w:style>
  <w:style w:type="paragraph" w:customStyle="1" w:styleId="affffffffa">
    <w:name w:val="标准文件_二级无标题"/>
    <w:basedOn w:val="affe"/>
    <w:qFormat/>
    <w:rsid w:val="00BA263B"/>
    <w:pPr>
      <w:spacing w:beforeLines="0" w:before="0" w:afterLines="0" w:after="0"/>
      <w:outlineLvl w:val="9"/>
    </w:pPr>
    <w:rPr>
      <w:rFonts w:ascii="宋体" w:eastAsia="宋体"/>
    </w:rPr>
  </w:style>
  <w:style w:type="paragraph" w:customStyle="1" w:styleId="affffffffb">
    <w:name w:val="标准_四级无标题"/>
    <w:basedOn w:val="afff0"/>
    <w:next w:val="affff6"/>
    <w:qFormat/>
    <w:rsid w:val="00D27582"/>
    <w:rPr>
      <w:rFonts w:eastAsia="宋体"/>
    </w:rPr>
  </w:style>
  <w:style w:type="paragraph" w:customStyle="1" w:styleId="affffffffc">
    <w:name w:val="标准文件_四级无标题"/>
    <w:basedOn w:val="afff0"/>
    <w:qFormat/>
    <w:rsid w:val="00BA263B"/>
    <w:pPr>
      <w:spacing w:beforeLines="0" w:before="0" w:afterLines="0" w:after="0"/>
      <w:outlineLvl w:val="9"/>
    </w:pPr>
    <w:rPr>
      <w:rFonts w:ascii="宋体" w:eastAsia="宋体" w:hAnsi="黑体"/>
      <w:szCs w:val="52"/>
    </w:rPr>
  </w:style>
  <w:style w:type="paragraph" w:customStyle="1" w:styleId="aff1">
    <w:name w:val="标准文件_大写罗马数字编号列项"/>
    <w:basedOn w:val="affff6"/>
    <w:rsid w:val="00B831CE"/>
    <w:pPr>
      <w:numPr>
        <w:numId w:val="16"/>
      </w:numPr>
      <w:ind w:firstLineChars="0" w:firstLine="0"/>
    </w:pPr>
    <w:rPr>
      <w:rFonts w:ascii="Times New Roman" w:cs="Arial"/>
      <w:szCs w:val="28"/>
    </w:rPr>
  </w:style>
  <w:style w:type="paragraph" w:customStyle="1" w:styleId="ae">
    <w:name w:val="标准文件_小写罗马数字编号列项"/>
    <w:basedOn w:val="affff6"/>
    <w:rsid w:val="00E34A98"/>
    <w:pPr>
      <w:numPr>
        <w:numId w:val="17"/>
      </w:numPr>
      <w:ind w:firstLineChars="0" w:firstLine="0"/>
    </w:pPr>
    <w:rPr>
      <w:rFonts w:cs="Arial"/>
      <w:szCs w:val="28"/>
    </w:rPr>
  </w:style>
  <w:style w:type="paragraph" w:customStyle="1" w:styleId="affffffffd">
    <w:name w:val="标准文件_附录标题"/>
    <w:basedOn w:val="aff3"/>
    <w:qFormat/>
    <w:rsid w:val="00C9435D"/>
    <w:pPr>
      <w:numPr>
        <w:numId w:val="0"/>
      </w:numPr>
      <w:spacing w:after="280"/>
      <w:outlineLvl w:val="9"/>
    </w:pPr>
  </w:style>
  <w:style w:type="paragraph" w:customStyle="1" w:styleId="affffffffe">
    <w:name w:val="标准文件_二级项"/>
    <w:rsid w:val="00C72F0E"/>
    <w:rPr>
      <w:rFonts w:ascii="宋体" w:hAnsi="Times New Roman"/>
      <w:sz w:val="21"/>
    </w:rPr>
  </w:style>
  <w:style w:type="paragraph" w:customStyle="1" w:styleId="af3">
    <w:name w:val="标准文件_三级项"/>
    <w:basedOn w:val="afff5"/>
    <w:rsid w:val="00E82554"/>
    <w:pPr>
      <w:numPr>
        <w:ilvl w:val="2"/>
        <w:numId w:val="30"/>
      </w:numPr>
      <w:spacing w:line="-300" w:lineRule="auto"/>
    </w:pPr>
    <w:rPr>
      <w:rFonts w:ascii="Times New Roman" w:hAnsi="Times New Roman"/>
    </w:rPr>
  </w:style>
  <w:style w:type="paragraph" w:customStyle="1" w:styleId="affa">
    <w:name w:val="图表脚注说明"/>
    <w:basedOn w:val="afff5"/>
    <w:next w:val="affff6"/>
    <w:rsid w:val="00D035EC"/>
    <w:pPr>
      <w:numPr>
        <w:numId w:val="21"/>
      </w:numPr>
      <w:adjustRightInd/>
      <w:spacing w:line="240" w:lineRule="auto"/>
      <w:ind w:left="783"/>
    </w:pPr>
    <w:rPr>
      <w:rFonts w:ascii="宋体" w:hAnsi="Times New Roman"/>
      <w:sz w:val="18"/>
      <w:szCs w:val="18"/>
    </w:rPr>
  </w:style>
  <w:style w:type="paragraph" w:customStyle="1" w:styleId="af5">
    <w:name w:val="标准文件_字母编号列项（一级）"/>
    <w:rsid w:val="00C72F0E"/>
    <w:pPr>
      <w:numPr>
        <w:numId w:val="23"/>
      </w:numPr>
      <w:jc w:val="both"/>
    </w:pPr>
    <w:rPr>
      <w:rFonts w:ascii="宋体" w:hAnsi="Times New Roman"/>
      <w:sz w:val="21"/>
    </w:rPr>
  </w:style>
  <w:style w:type="paragraph" w:customStyle="1" w:styleId="afffffffff">
    <w:name w:val="标准文件_索引字母"/>
    <w:next w:val="affff6"/>
    <w:qFormat/>
    <w:rsid w:val="00977D02"/>
    <w:pPr>
      <w:jc w:val="center"/>
    </w:pPr>
    <w:rPr>
      <w:rFonts w:ascii="宋体" w:eastAsia="Times New Roman" w:hAnsi="宋体"/>
      <w:b/>
      <w:kern w:val="2"/>
      <w:sz w:val="21"/>
    </w:rPr>
  </w:style>
  <w:style w:type="paragraph" w:customStyle="1" w:styleId="afffffffff0">
    <w:name w:val="标准文件_附录前"/>
    <w:next w:val="affff6"/>
    <w:qFormat/>
    <w:rsid w:val="00B56FBE"/>
    <w:pPr>
      <w:spacing w:line="20" w:lineRule="atLeast"/>
      <w:ind w:firstLine="200"/>
    </w:pPr>
    <w:rPr>
      <w:rFonts w:ascii="宋体" w:hAnsi="宋体"/>
      <w:kern w:val="2"/>
      <w:sz w:val="10"/>
    </w:rPr>
  </w:style>
  <w:style w:type="paragraph" w:customStyle="1" w:styleId="afffffffff1">
    <w:name w:val="标准文件_正文标准名称"/>
    <w:qFormat/>
    <w:rsid w:val="00790CA3"/>
    <w:pPr>
      <w:spacing w:after="640" w:line="400" w:lineRule="exact"/>
      <w:jc w:val="center"/>
    </w:pPr>
    <w:rPr>
      <w:rFonts w:ascii="黑体" w:eastAsia="黑体" w:hAnsi="黑体"/>
      <w:kern w:val="2"/>
      <w:sz w:val="32"/>
      <w:szCs w:val="32"/>
    </w:rPr>
  </w:style>
  <w:style w:type="paragraph" w:customStyle="1" w:styleId="afffffffff2">
    <w:name w:val="标准文件_表格"/>
    <w:basedOn w:val="affff6"/>
    <w:qFormat/>
    <w:rsid w:val="006D16C4"/>
    <w:pPr>
      <w:ind w:firstLineChars="0" w:firstLine="0"/>
      <w:jc w:val="center"/>
    </w:pPr>
    <w:rPr>
      <w:sz w:val="18"/>
    </w:rPr>
  </w:style>
  <w:style w:type="paragraph" w:customStyle="1" w:styleId="afff2">
    <w:name w:val="标准文件_注："/>
    <w:next w:val="affff6"/>
    <w:rsid w:val="006819B8"/>
    <w:pPr>
      <w:widowControl w:val="0"/>
      <w:numPr>
        <w:numId w:val="24"/>
      </w:numPr>
      <w:autoSpaceDE w:val="0"/>
      <w:autoSpaceDN w:val="0"/>
      <w:jc w:val="both"/>
    </w:pPr>
    <w:rPr>
      <w:rFonts w:ascii="宋体" w:hAnsi="Times New Roman"/>
      <w:sz w:val="18"/>
      <w:szCs w:val="18"/>
    </w:rPr>
  </w:style>
  <w:style w:type="paragraph" w:customStyle="1" w:styleId="a5">
    <w:name w:val="标准文件_注×："/>
    <w:rsid w:val="00614CC1"/>
    <w:pPr>
      <w:widowControl w:val="0"/>
      <w:numPr>
        <w:numId w:val="25"/>
      </w:numPr>
      <w:autoSpaceDE w:val="0"/>
      <w:autoSpaceDN w:val="0"/>
      <w:jc w:val="both"/>
    </w:pPr>
    <w:rPr>
      <w:rFonts w:ascii="宋体" w:hAnsi="Times New Roman"/>
      <w:sz w:val="18"/>
      <w:szCs w:val="18"/>
    </w:rPr>
  </w:style>
  <w:style w:type="paragraph" w:customStyle="1" w:styleId="ac">
    <w:name w:val="标准文件_示例："/>
    <w:next w:val="afffffffff3"/>
    <w:rsid w:val="00FA73B1"/>
    <w:pPr>
      <w:widowControl w:val="0"/>
      <w:numPr>
        <w:numId w:val="26"/>
      </w:numPr>
      <w:jc w:val="both"/>
    </w:pPr>
    <w:rPr>
      <w:rFonts w:ascii="宋体" w:hAnsi="Times New Roman"/>
      <w:sz w:val="18"/>
      <w:szCs w:val="18"/>
    </w:rPr>
  </w:style>
  <w:style w:type="paragraph" w:customStyle="1" w:styleId="afa">
    <w:name w:val="标准文件_示例×："/>
    <w:basedOn w:val="afff5"/>
    <w:next w:val="afffffffff3"/>
    <w:qFormat/>
    <w:rsid w:val="007A41C8"/>
    <w:pPr>
      <w:widowControl/>
      <w:numPr>
        <w:numId w:val="27"/>
      </w:numPr>
      <w:adjustRightInd/>
      <w:spacing w:line="240" w:lineRule="auto"/>
    </w:pPr>
    <w:rPr>
      <w:rFonts w:ascii="宋体" w:hAnsi="Times New Roman"/>
      <w:kern w:val="0"/>
      <w:sz w:val="18"/>
      <w:szCs w:val="18"/>
    </w:rPr>
  </w:style>
  <w:style w:type="character" w:customStyle="1" w:styleId="Char4">
    <w:name w:val="标准文件_段 Char"/>
    <w:link w:val="affff6"/>
    <w:qFormat/>
    <w:rsid w:val="00BA263B"/>
    <w:rPr>
      <w:rFonts w:ascii="宋体" w:hAnsi="Times New Roman"/>
      <w:noProof/>
      <w:sz w:val="21"/>
    </w:rPr>
  </w:style>
  <w:style w:type="paragraph" w:customStyle="1" w:styleId="afffffffff4">
    <w:name w:val="标准文件_表格续"/>
    <w:basedOn w:val="affff6"/>
    <w:next w:val="affff6"/>
    <w:qFormat/>
    <w:rsid w:val="003F6272"/>
    <w:pPr>
      <w:jc w:val="center"/>
    </w:pPr>
    <w:rPr>
      <w:rFonts w:ascii="黑体" w:eastAsia="黑体" w:hAnsi="黑体"/>
    </w:rPr>
  </w:style>
  <w:style w:type="paragraph" w:styleId="10">
    <w:name w:val="toc 1"/>
    <w:basedOn w:val="afff5"/>
    <w:next w:val="afff5"/>
    <w:autoRedefine/>
    <w:uiPriority w:val="39"/>
    <w:unhideWhenUsed/>
    <w:rsid w:val="00EB1E69"/>
    <w:rPr>
      <w:rFonts w:ascii="宋体"/>
    </w:rPr>
  </w:style>
  <w:style w:type="table" w:styleId="afffffffff5">
    <w:name w:val="Table Grid"/>
    <w:basedOn w:val="afff7"/>
    <w:uiPriority w:val="39"/>
    <w:rsid w:val="001265C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ffffff6">
    <w:name w:val="Placeholder Text"/>
    <w:basedOn w:val="afff6"/>
    <w:uiPriority w:val="99"/>
    <w:semiHidden/>
    <w:rsid w:val="00445574"/>
    <w:rPr>
      <w:color w:val="808080"/>
    </w:rPr>
  </w:style>
  <w:style w:type="paragraph" w:customStyle="1" w:styleId="2">
    <w:name w:val="标准文件_二级项2"/>
    <w:basedOn w:val="affff6"/>
    <w:qFormat/>
    <w:rsid w:val="00C72F0E"/>
    <w:pPr>
      <w:numPr>
        <w:ilvl w:val="1"/>
        <w:numId w:val="30"/>
      </w:numPr>
      <w:ind w:left="1271" w:firstLineChars="0" w:hanging="420"/>
    </w:pPr>
  </w:style>
  <w:style w:type="paragraph" w:customStyle="1" w:styleId="21">
    <w:name w:val="标准文件_三级项2"/>
    <w:basedOn w:val="affff6"/>
    <w:qFormat/>
    <w:rsid w:val="00313B85"/>
    <w:pPr>
      <w:numPr>
        <w:numId w:val="29"/>
      </w:numPr>
      <w:spacing w:line="300" w:lineRule="exact"/>
      <w:ind w:left="1276" w:firstLineChars="0" w:hanging="425"/>
    </w:pPr>
    <w:rPr>
      <w:rFonts w:ascii="Times New Roman"/>
    </w:rPr>
  </w:style>
  <w:style w:type="paragraph" w:customStyle="1" w:styleId="20">
    <w:name w:val="标准文件_一级项2"/>
    <w:basedOn w:val="affff6"/>
    <w:qFormat/>
    <w:rsid w:val="00AE070A"/>
    <w:pPr>
      <w:numPr>
        <w:numId w:val="31"/>
      </w:numPr>
      <w:spacing w:line="300" w:lineRule="exact"/>
      <w:ind w:left="1271" w:firstLineChars="0" w:hanging="420"/>
    </w:pPr>
    <w:rPr>
      <w:rFonts w:ascii="Times New Roman"/>
    </w:rPr>
  </w:style>
  <w:style w:type="paragraph" w:customStyle="1" w:styleId="afffffffff7">
    <w:name w:val="标准文件_提示"/>
    <w:basedOn w:val="affff6"/>
    <w:next w:val="affff6"/>
    <w:qFormat/>
    <w:rsid w:val="00365F86"/>
    <w:pPr>
      <w:ind w:firstLine="420"/>
    </w:pPr>
    <w:rPr>
      <w:rFonts w:ascii="黑体" w:eastAsia="黑体"/>
    </w:rPr>
  </w:style>
  <w:style w:type="character" w:customStyle="1" w:styleId="afffffffff8">
    <w:name w:val="标准文件_来源"/>
    <w:basedOn w:val="afff6"/>
    <w:uiPriority w:val="1"/>
    <w:qFormat/>
    <w:rsid w:val="00991875"/>
    <w:rPr>
      <w:rFonts w:eastAsia="宋体"/>
      <w:sz w:val="21"/>
    </w:rPr>
  </w:style>
  <w:style w:type="paragraph" w:customStyle="1" w:styleId="afffffffff9">
    <w:name w:val="标准文件_图表说明"/>
    <w:qFormat/>
    <w:rsid w:val="00A8446B"/>
    <w:pPr>
      <w:spacing w:line="276" w:lineRule="auto"/>
      <w:ind w:firstLine="420"/>
    </w:pPr>
    <w:rPr>
      <w:rFonts w:ascii="宋体" w:hAnsi="宋体"/>
      <w:kern w:val="2"/>
      <w:sz w:val="18"/>
    </w:rPr>
  </w:style>
  <w:style w:type="paragraph" w:customStyle="1" w:styleId="afffffffffa">
    <w:name w:val="其他发布日期"/>
    <w:basedOn w:val="affffff9"/>
    <w:rsid w:val="00CD50A1"/>
    <w:pPr>
      <w:framePr w:w="3997" w:h="471" w:hRule="exact" w:hSpace="0" w:vSpace="181" w:wrap="around" w:vAnchor="page" w:hAnchor="page" w:x="1419" w:y="14097"/>
    </w:pPr>
  </w:style>
  <w:style w:type="paragraph" w:customStyle="1" w:styleId="afffffffffb">
    <w:name w:val="其他实施日期"/>
    <w:basedOn w:val="affffffff"/>
    <w:rsid w:val="00CD50A1"/>
    <w:pPr>
      <w:framePr w:w="3997" w:h="471" w:hRule="exact" w:vSpace="181" w:wrap="around" w:vAnchor="page" w:hAnchor="page" w:x="7089" w:y="14097"/>
    </w:pPr>
  </w:style>
  <w:style w:type="paragraph" w:customStyle="1" w:styleId="afffffffffc">
    <w:name w:val="标准文件_文件编号"/>
    <w:basedOn w:val="affff6"/>
    <w:qFormat/>
    <w:rsid w:val="000F19D5"/>
    <w:pPr>
      <w:framePr w:w="9356" w:h="624" w:hRule="exact" w:hSpace="181" w:vSpace="181" w:wrap="auto" w:vAnchor="page" w:hAnchor="page" w:x="1419" w:y="3284"/>
      <w:wordWrap w:val="0"/>
      <w:spacing w:line="280" w:lineRule="exact"/>
      <w:ind w:firstLineChars="0" w:firstLine="0"/>
      <w:jc w:val="right"/>
    </w:pPr>
    <w:rPr>
      <w:rFonts w:ascii="黑体" w:eastAsia="黑体"/>
      <w:bCs/>
      <w:sz w:val="28"/>
      <w:szCs w:val="28"/>
    </w:rPr>
  </w:style>
  <w:style w:type="paragraph" w:customStyle="1" w:styleId="afffffffffd">
    <w:name w:val="标准文件_替换文件编号"/>
    <w:basedOn w:val="afffffffffc"/>
    <w:qFormat/>
    <w:rsid w:val="00A952D7"/>
    <w:pPr>
      <w:framePr w:wrap="auto"/>
      <w:spacing w:before="57"/>
    </w:pPr>
    <w:rPr>
      <w:sz w:val="21"/>
    </w:rPr>
  </w:style>
  <w:style w:type="paragraph" w:customStyle="1" w:styleId="afffffffffe">
    <w:name w:val="标准文件_文件名称"/>
    <w:basedOn w:val="affff6"/>
    <w:next w:val="affff6"/>
    <w:qFormat/>
    <w:rsid w:val="00FE576A"/>
    <w:pPr>
      <w:framePr w:w="9639" w:h="6976" w:hRule="exact" w:wrap="auto" w:vAnchor="page" w:hAnchor="page" w:y="6408"/>
      <w:autoSpaceDE/>
      <w:autoSpaceDN/>
      <w:spacing w:line="700" w:lineRule="exact"/>
      <w:ind w:firstLineChars="0" w:firstLine="0"/>
      <w:jc w:val="center"/>
    </w:pPr>
    <w:rPr>
      <w:rFonts w:ascii="黑体" w:eastAsia="黑体" w:hAnsi="黑体"/>
      <w:bCs/>
      <w:sz w:val="52"/>
    </w:rPr>
  </w:style>
  <w:style w:type="paragraph" w:styleId="30">
    <w:name w:val="toc 3"/>
    <w:basedOn w:val="afff5"/>
    <w:next w:val="afff5"/>
    <w:autoRedefine/>
    <w:uiPriority w:val="39"/>
    <w:unhideWhenUsed/>
    <w:rsid w:val="00EB1E69"/>
    <w:pPr>
      <w:spacing w:line="300" w:lineRule="exact"/>
      <w:ind w:left="420"/>
    </w:pPr>
    <w:rPr>
      <w:rFonts w:ascii="宋体"/>
    </w:rPr>
  </w:style>
  <w:style w:type="paragraph" w:styleId="40">
    <w:name w:val="toc 4"/>
    <w:basedOn w:val="afff5"/>
    <w:next w:val="afff5"/>
    <w:autoRedefine/>
    <w:uiPriority w:val="39"/>
    <w:unhideWhenUsed/>
    <w:rsid w:val="00EB1E69"/>
    <w:pPr>
      <w:tabs>
        <w:tab w:val="right" w:leader="dot" w:pos="9344"/>
      </w:tabs>
      <w:spacing w:line="300" w:lineRule="exact"/>
      <w:ind w:left="629"/>
    </w:pPr>
    <w:rPr>
      <w:rFonts w:ascii="宋体"/>
    </w:rPr>
  </w:style>
  <w:style w:type="paragraph" w:styleId="50">
    <w:name w:val="toc 5"/>
    <w:basedOn w:val="afff5"/>
    <w:next w:val="afff5"/>
    <w:autoRedefine/>
    <w:uiPriority w:val="39"/>
    <w:unhideWhenUsed/>
    <w:rsid w:val="00EB1E69"/>
    <w:pPr>
      <w:ind w:left="839"/>
    </w:pPr>
    <w:rPr>
      <w:rFonts w:ascii="宋体"/>
    </w:rPr>
  </w:style>
  <w:style w:type="paragraph" w:styleId="60">
    <w:name w:val="toc 6"/>
    <w:basedOn w:val="afff5"/>
    <w:next w:val="afff5"/>
    <w:autoRedefine/>
    <w:uiPriority w:val="39"/>
    <w:unhideWhenUsed/>
    <w:rsid w:val="00EB1E69"/>
    <w:pPr>
      <w:spacing w:line="300" w:lineRule="exact"/>
      <w:ind w:left="1049"/>
    </w:pPr>
    <w:rPr>
      <w:rFonts w:ascii="宋体"/>
    </w:rPr>
  </w:style>
  <w:style w:type="paragraph" w:styleId="70">
    <w:name w:val="toc 7"/>
    <w:basedOn w:val="afff5"/>
    <w:next w:val="afff5"/>
    <w:autoRedefine/>
    <w:uiPriority w:val="39"/>
    <w:unhideWhenUsed/>
    <w:rsid w:val="00EB1E69"/>
    <w:pPr>
      <w:tabs>
        <w:tab w:val="right" w:leader="dot" w:pos="9344"/>
      </w:tabs>
      <w:spacing w:line="300" w:lineRule="exact"/>
      <w:ind w:left="1259"/>
    </w:pPr>
    <w:rPr>
      <w:rFonts w:ascii="宋体"/>
    </w:rPr>
  </w:style>
  <w:style w:type="paragraph" w:customStyle="1" w:styleId="af8">
    <w:name w:val="标准文件_附录图标号"/>
    <w:basedOn w:val="affff6"/>
    <w:next w:val="affff6"/>
    <w:qFormat/>
    <w:rsid w:val="00113B1E"/>
    <w:pPr>
      <w:numPr>
        <w:numId w:val="18"/>
      </w:numPr>
      <w:spacing w:line="14" w:lineRule="exact"/>
      <w:ind w:firstLineChars="0" w:firstLine="0"/>
      <w:jc w:val="center"/>
    </w:pPr>
    <w:rPr>
      <w:rFonts w:ascii="黑体" w:eastAsia="黑体" w:hAnsi="黑体"/>
      <w:vanish/>
      <w:sz w:val="2"/>
      <w:szCs w:val="21"/>
    </w:rPr>
  </w:style>
  <w:style w:type="paragraph" w:customStyle="1" w:styleId="afe">
    <w:name w:val="标准文件_附录表标号"/>
    <w:basedOn w:val="affff6"/>
    <w:next w:val="affff6"/>
    <w:qFormat/>
    <w:rsid w:val="009B6029"/>
    <w:pPr>
      <w:numPr>
        <w:numId w:val="32"/>
      </w:numPr>
      <w:spacing w:line="14" w:lineRule="exact"/>
      <w:ind w:firstLineChars="0" w:firstLine="0"/>
      <w:jc w:val="center"/>
    </w:pPr>
    <w:rPr>
      <w:rFonts w:eastAsia="黑体"/>
      <w:vanish/>
      <w:sz w:val="2"/>
    </w:rPr>
  </w:style>
  <w:style w:type="paragraph" w:styleId="23">
    <w:name w:val="toc 2"/>
    <w:basedOn w:val="afff5"/>
    <w:next w:val="afff5"/>
    <w:autoRedefine/>
    <w:uiPriority w:val="39"/>
    <w:unhideWhenUsed/>
    <w:rsid w:val="00EB1E69"/>
    <w:pPr>
      <w:tabs>
        <w:tab w:val="right" w:leader="dot" w:pos="9344"/>
      </w:tabs>
      <w:spacing w:line="300" w:lineRule="exact"/>
      <w:ind w:left="210"/>
    </w:pPr>
    <w:rPr>
      <w:rFonts w:ascii="宋体"/>
    </w:rPr>
  </w:style>
  <w:style w:type="paragraph" w:customStyle="1" w:styleId="a7">
    <w:name w:val="标准文件_引言一级条标题"/>
    <w:basedOn w:val="affff6"/>
    <w:next w:val="affff6"/>
    <w:qFormat/>
    <w:rsid w:val="00E030F9"/>
    <w:pPr>
      <w:numPr>
        <w:ilvl w:val="1"/>
        <w:numId w:val="36"/>
      </w:numPr>
      <w:spacing w:beforeLines="50" w:before="50" w:afterLines="50" w:after="50"/>
      <w:ind w:firstLineChars="0"/>
    </w:pPr>
    <w:rPr>
      <w:rFonts w:ascii="黑体" w:eastAsia="黑体"/>
    </w:rPr>
  </w:style>
  <w:style w:type="paragraph" w:customStyle="1" w:styleId="a8">
    <w:name w:val="标准文件_引言二级条标题"/>
    <w:basedOn w:val="affff6"/>
    <w:next w:val="affff6"/>
    <w:qFormat/>
    <w:rsid w:val="00E030F9"/>
    <w:pPr>
      <w:numPr>
        <w:ilvl w:val="2"/>
        <w:numId w:val="36"/>
      </w:numPr>
      <w:spacing w:beforeLines="50" w:before="50" w:afterLines="50" w:after="50"/>
      <w:ind w:firstLineChars="0"/>
    </w:pPr>
    <w:rPr>
      <w:rFonts w:ascii="黑体" w:eastAsia="黑体"/>
    </w:rPr>
  </w:style>
  <w:style w:type="paragraph" w:customStyle="1" w:styleId="a9">
    <w:name w:val="标准文件_引言三级条标题"/>
    <w:basedOn w:val="affff6"/>
    <w:next w:val="affff6"/>
    <w:qFormat/>
    <w:rsid w:val="00E030F9"/>
    <w:pPr>
      <w:numPr>
        <w:ilvl w:val="3"/>
        <w:numId w:val="36"/>
      </w:numPr>
      <w:spacing w:beforeLines="50" w:before="50" w:afterLines="50" w:after="50"/>
      <w:ind w:firstLineChars="0"/>
    </w:pPr>
    <w:rPr>
      <w:rFonts w:ascii="黑体" w:eastAsia="黑体"/>
    </w:rPr>
  </w:style>
  <w:style w:type="paragraph" w:customStyle="1" w:styleId="aa">
    <w:name w:val="标准文件_引言四级条标题"/>
    <w:basedOn w:val="affff6"/>
    <w:next w:val="affff6"/>
    <w:qFormat/>
    <w:rsid w:val="005E3C18"/>
    <w:pPr>
      <w:numPr>
        <w:ilvl w:val="4"/>
        <w:numId w:val="36"/>
      </w:numPr>
      <w:spacing w:beforeLines="50" w:before="50" w:afterLines="50" w:after="50"/>
      <w:ind w:firstLineChars="0"/>
    </w:pPr>
    <w:rPr>
      <w:rFonts w:ascii="黑体" w:eastAsia="黑体"/>
    </w:rPr>
  </w:style>
  <w:style w:type="paragraph" w:customStyle="1" w:styleId="ab">
    <w:name w:val="标准文件_引言五级条标题"/>
    <w:basedOn w:val="affff6"/>
    <w:next w:val="affff6"/>
    <w:qFormat/>
    <w:rsid w:val="005E3C18"/>
    <w:pPr>
      <w:numPr>
        <w:ilvl w:val="5"/>
        <w:numId w:val="36"/>
      </w:numPr>
      <w:spacing w:beforeLines="50" w:before="50" w:afterLines="50" w:after="50"/>
      <w:ind w:firstLineChars="0"/>
    </w:pPr>
    <w:rPr>
      <w:rFonts w:ascii="黑体" w:eastAsia="黑体"/>
    </w:rPr>
  </w:style>
  <w:style w:type="paragraph" w:customStyle="1" w:styleId="affffffffff">
    <w:name w:val="标准文件_注后"/>
    <w:basedOn w:val="affff6"/>
    <w:qFormat/>
    <w:rsid w:val="00614CC1"/>
    <w:pPr>
      <w:ind w:left="811" w:firstLineChars="0" w:firstLine="0"/>
    </w:pPr>
    <w:rPr>
      <w:sz w:val="18"/>
    </w:rPr>
  </w:style>
  <w:style w:type="paragraph" w:customStyle="1" w:styleId="X">
    <w:name w:val="标准文件_注X后"/>
    <w:basedOn w:val="affff6"/>
    <w:qFormat/>
    <w:rsid w:val="00614CC1"/>
    <w:pPr>
      <w:ind w:left="811" w:firstLineChars="0" w:firstLine="0"/>
    </w:pPr>
    <w:rPr>
      <w:sz w:val="18"/>
    </w:rPr>
  </w:style>
  <w:style w:type="paragraph" w:customStyle="1" w:styleId="affffffffff0">
    <w:name w:val="标准文件_示例后"/>
    <w:basedOn w:val="affff6"/>
    <w:qFormat/>
    <w:rsid w:val="00AC5DF4"/>
    <w:pPr>
      <w:ind w:left="964" w:firstLineChars="0" w:firstLine="0"/>
    </w:pPr>
    <w:rPr>
      <w:sz w:val="18"/>
    </w:rPr>
  </w:style>
  <w:style w:type="paragraph" w:customStyle="1" w:styleId="X0">
    <w:name w:val="标准文件_示例X后"/>
    <w:basedOn w:val="affff6"/>
    <w:link w:val="X1"/>
    <w:qFormat/>
    <w:rsid w:val="00E639BC"/>
    <w:pPr>
      <w:ind w:left="1049" w:firstLineChars="0" w:firstLine="0"/>
    </w:pPr>
    <w:rPr>
      <w:sz w:val="18"/>
    </w:rPr>
  </w:style>
  <w:style w:type="character" w:customStyle="1" w:styleId="X1">
    <w:name w:val="标准文件_示例X后 字符"/>
    <w:basedOn w:val="Char4"/>
    <w:link w:val="X0"/>
    <w:rsid w:val="00E639BC"/>
    <w:rPr>
      <w:rFonts w:ascii="宋体" w:hAnsi="Times New Roman"/>
      <w:noProof/>
      <w:sz w:val="18"/>
    </w:rPr>
  </w:style>
  <w:style w:type="paragraph" w:customStyle="1" w:styleId="affffffffff1">
    <w:name w:val="标准文件_索引项"/>
    <w:basedOn w:val="affff6"/>
    <w:next w:val="affff6"/>
    <w:qFormat/>
    <w:rsid w:val="00E210B5"/>
    <w:pPr>
      <w:tabs>
        <w:tab w:val="right" w:leader="dot" w:pos="9356"/>
      </w:tabs>
      <w:ind w:left="210" w:firstLineChars="0" w:hanging="210"/>
      <w:jc w:val="left"/>
    </w:pPr>
  </w:style>
  <w:style w:type="paragraph" w:customStyle="1" w:styleId="affffffffff2">
    <w:name w:val="标准文件_附录一级无标题"/>
    <w:basedOn w:val="aff4"/>
    <w:qFormat/>
    <w:rsid w:val="009D6BCA"/>
    <w:pPr>
      <w:spacing w:beforeLines="0" w:before="0" w:afterLines="0" w:after="0" w:line="276" w:lineRule="auto"/>
      <w:outlineLvl w:val="9"/>
    </w:pPr>
    <w:rPr>
      <w:rFonts w:ascii="宋体" w:eastAsia="宋体"/>
    </w:rPr>
  </w:style>
  <w:style w:type="paragraph" w:customStyle="1" w:styleId="affffffffff3">
    <w:name w:val="标准文件_附录二级无标题"/>
    <w:basedOn w:val="aff5"/>
    <w:rsid w:val="009D6BCA"/>
    <w:pPr>
      <w:spacing w:beforeLines="0" w:before="0" w:afterLines="0" w:after="0" w:line="276" w:lineRule="auto"/>
      <w:outlineLvl w:val="9"/>
    </w:pPr>
    <w:rPr>
      <w:rFonts w:ascii="宋体" w:eastAsia="宋体"/>
    </w:rPr>
  </w:style>
  <w:style w:type="paragraph" w:customStyle="1" w:styleId="affffffffff4">
    <w:name w:val="标准文件_附录三级无标题"/>
    <w:basedOn w:val="aff6"/>
    <w:qFormat/>
    <w:rsid w:val="00A41CB5"/>
    <w:pPr>
      <w:spacing w:beforeLines="0" w:before="0" w:afterLines="0" w:after="0" w:line="276" w:lineRule="auto"/>
      <w:outlineLvl w:val="9"/>
    </w:pPr>
    <w:rPr>
      <w:rFonts w:ascii="宋体" w:eastAsia="宋体"/>
    </w:rPr>
  </w:style>
  <w:style w:type="paragraph" w:customStyle="1" w:styleId="affffffffff5">
    <w:name w:val="标准文件_附录四级无标题"/>
    <w:basedOn w:val="aff7"/>
    <w:qFormat/>
    <w:rsid w:val="00A41CB5"/>
    <w:pPr>
      <w:spacing w:beforeLines="0" w:before="0" w:afterLines="0" w:after="0" w:line="276" w:lineRule="auto"/>
      <w:outlineLvl w:val="9"/>
    </w:pPr>
    <w:rPr>
      <w:rFonts w:ascii="宋体" w:eastAsia="宋体"/>
    </w:rPr>
  </w:style>
  <w:style w:type="paragraph" w:customStyle="1" w:styleId="affffffffff6">
    <w:name w:val="标准文件_附录五级无标题"/>
    <w:basedOn w:val="aff8"/>
    <w:qFormat/>
    <w:rsid w:val="00A41CB5"/>
    <w:pPr>
      <w:spacing w:beforeLines="0" w:before="0" w:afterLines="0" w:after="0" w:line="276" w:lineRule="auto"/>
      <w:outlineLvl w:val="9"/>
    </w:pPr>
    <w:rPr>
      <w:rFonts w:ascii="宋体" w:eastAsia="宋体"/>
    </w:rPr>
  </w:style>
  <w:style w:type="paragraph" w:customStyle="1" w:styleId="afffffffff3">
    <w:name w:val="标准文件_示例内容"/>
    <w:basedOn w:val="affff6"/>
    <w:qFormat/>
    <w:rsid w:val="009674AD"/>
    <w:pPr>
      <w:ind w:firstLine="420"/>
    </w:pPr>
    <w:rPr>
      <w:sz w:val="18"/>
    </w:rPr>
  </w:style>
  <w:style w:type="paragraph" w:customStyle="1" w:styleId="affffffffff7">
    <w:name w:val="标准文件_引言一级无标题"/>
    <w:basedOn w:val="a7"/>
    <w:next w:val="affff6"/>
    <w:qFormat/>
    <w:rsid w:val="00843C13"/>
    <w:pPr>
      <w:spacing w:beforeLines="0" w:before="0" w:afterLines="0" w:after="0" w:line="276" w:lineRule="auto"/>
    </w:pPr>
    <w:rPr>
      <w:rFonts w:ascii="宋体" w:eastAsia="宋体"/>
    </w:rPr>
  </w:style>
  <w:style w:type="paragraph" w:customStyle="1" w:styleId="affffffffff8">
    <w:name w:val="标准文件_引言二级无标题"/>
    <w:basedOn w:val="a8"/>
    <w:next w:val="affff6"/>
    <w:qFormat/>
    <w:rsid w:val="00843C13"/>
    <w:pPr>
      <w:spacing w:beforeLines="0" w:before="0" w:afterLines="0" w:after="0" w:line="276" w:lineRule="auto"/>
    </w:pPr>
    <w:rPr>
      <w:rFonts w:ascii="宋体" w:eastAsia="宋体"/>
    </w:rPr>
  </w:style>
  <w:style w:type="paragraph" w:customStyle="1" w:styleId="affffffffff9">
    <w:name w:val="标准文件_引言三级无标题"/>
    <w:basedOn w:val="a9"/>
    <w:qFormat/>
    <w:rsid w:val="00534BDF"/>
    <w:pPr>
      <w:spacing w:beforeLines="0" w:before="0" w:afterLines="0" w:after="0" w:line="276" w:lineRule="auto"/>
    </w:pPr>
    <w:rPr>
      <w:rFonts w:ascii="宋体" w:eastAsia="宋体"/>
    </w:rPr>
  </w:style>
  <w:style w:type="paragraph" w:customStyle="1" w:styleId="affffffffffa">
    <w:name w:val="标准文件_引言四级无标题"/>
    <w:basedOn w:val="aa"/>
    <w:next w:val="affff6"/>
    <w:qFormat/>
    <w:rsid w:val="00534BDF"/>
    <w:pPr>
      <w:spacing w:beforeLines="0" w:before="0" w:afterLines="0" w:after="0" w:line="276" w:lineRule="auto"/>
    </w:pPr>
    <w:rPr>
      <w:rFonts w:ascii="宋体" w:eastAsia="宋体"/>
    </w:rPr>
  </w:style>
  <w:style w:type="paragraph" w:customStyle="1" w:styleId="affffffffffb">
    <w:name w:val="标准文件_引言五级无标题"/>
    <w:basedOn w:val="ab"/>
    <w:next w:val="affff6"/>
    <w:qFormat/>
    <w:rsid w:val="00534BDF"/>
    <w:pPr>
      <w:spacing w:beforeLines="0" w:before="0" w:afterLines="0" w:after="0" w:line="276" w:lineRule="auto"/>
    </w:pPr>
    <w:rPr>
      <w:rFonts w:ascii="宋体" w:eastAsia="宋体"/>
    </w:rPr>
  </w:style>
  <w:style w:type="paragraph" w:customStyle="1" w:styleId="affffffffffc">
    <w:name w:val="标准文件_索引标题"/>
    <w:basedOn w:val="affffd"/>
    <w:next w:val="affff6"/>
    <w:qFormat/>
    <w:rsid w:val="002643C3"/>
    <w:rPr>
      <w:rFonts w:hAnsi="黑体"/>
    </w:rPr>
  </w:style>
  <w:style w:type="paragraph" w:customStyle="1" w:styleId="affffffffffd">
    <w:name w:val="标准文件_脚注内容"/>
    <w:basedOn w:val="affff6"/>
    <w:qFormat/>
    <w:rsid w:val="00DC3067"/>
    <w:pPr>
      <w:ind w:leftChars="200" w:left="400" w:hangingChars="200" w:hanging="200"/>
    </w:pPr>
    <w:rPr>
      <w:sz w:val="15"/>
    </w:rPr>
  </w:style>
  <w:style w:type="paragraph" w:customStyle="1" w:styleId="affffffffffe">
    <w:name w:val="标准文件_术语条一"/>
    <w:basedOn w:val="affffffff7"/>
    <w:next w:val="affff6"/>
    <w:qFormat/>
    <w:rsid w:val="00AF0C18"/>
  </w:style>
  <w:style w:type="paragraph" w:customStyle="1" w:styleId="afffffffffff">
    <w:name w:val="标准文件_术语条二"/>
    <w:basedOn w:val="affffffffa"/>
    <w:next w:val="affff6"/>
    <w:qFormat/>
    <w:rsid w:val="00AF0C18"/>
  </w:style>
  <w:style w:type="paragraph" w:customStyle="1" w:styleId="afffffffffff0">
    <w:name w:val="标准文件_术语条三"/>
    <w:basedOn w:val="affffffff9"/>
    <w:next w:val="affff6"/>
    <w:qFormat/>
    <w:rsid w:val="00AF0C18"/>
  </w:style>
  <w:style w:type="paragraph" w:customStyle="1" w:styleId="afffffffffff1">
    <w:name w:val="标准文件_术语条四"/>
    <w:basedOn w:val="affffffffc"/>
    <w:next w:val="affff6"/>
    <w:qFormat/>
    <w:rsid w:val="00AF0C18"/>
  </w:style>
  <w:style w:type="paragraph" w:customStyle="1" w:styleId="afffffffffff2">
    <w:name w:val="标准文件_术语条五"/>
    <w:basedOn w:val="affffffff8"/>
    <w:next w:val="affff6"/>
    <w:qFormat/>
    <w:rsid w:val="00AF0C18"/>
  </w:style>
  <w:style w:type="paragraph" w:customStyle="1" w:styleId="Default">
    <w:name w:val="Default"/>
    <w:rsid w:val="00194C95"/>
    <w:pPr>
      <w:widowControl w:val="0"/>
      <w:autoSpaceDE w:val="0"/>
      <w:autoSpaceDN w:val="0"/>
      <w:adjustRightInd w:val="0"/>
    </w:pPr>
    <w:rPr>
      <w:rFonts w:ascii="宋体" w:cs="宋体"/>
      <w:color w:val="000000"/>
      <w:sz w:val="24"/>
      <w:szCs w:val="24"/>
    </w:rPr>
  </w:style>
  <w:style w:type="character" w:styleId="afffffffffff3">
    <w:name w:val="annotation reference"/>
    <w:basedOn w:val="afff6"/>
    <w:uiPriority w:val="99"/>
    <w:semiHidden/>
    <w:unhideWhenUsed/>
    <w:rsid w:val="003F7DB3"/>
    <w:rPr>
      <w:sz w:val="21"/>
      <w:szCs w:val="21"/>
    </w:rPr>
  </w:style>
  <w:style w:type="paragraph" w:styleId="afffffffffff4">
    <w:name w:val="annotation text"/>
    <w:basedOn w:val="afff5"/>
    <w:link w:val="Char7"/>
    <w:uiPriority w:val="99"/>
    <w:semiHidden/>
    <w:unhideWhenUsed/>
    <w:rsid w:val="003F7DB3"/>
    <w:pPr>
      <w:jc w:val="left"/>
    </w:pPr>
  </w:style>
  <w:style w:type="character" w:customStyle="1" w:styleId="Char7">
    <w:name w:val="批注文字 Char"/>
    <w:basedOn w:val="afff6"/>
    <w:link w:val="afffffffffff4"/>
    <w:uiPriority w:val="99"/>
    <w:semiHidden/>
    <w:rsid w:val="003F7DB3"/>
    <w:rPr>
      <w:kern w:val="2"/>
      <w:sz w:val="21"/>
      <w:szCs w:val="21"/>
    </w:rPr>
  </w:style>
  <w:style w:type="paragraph" w:styleId="afffffffffff5">
    <w:name w:val="annotation subject"/>
    <w:basedOn w:val="afffffffffff4"/>
    <w:next w:val="afffffffffff4"/>
    <w:link w:val="Char8"/>
    <w:uiPriority w:val="99"/>
    <w:semiHidden/>
    <w:unhideWhenUsed/>
    <w:rsid w:val="003F7DB3"/>
    <w:rPr>
      <w:b/>
      <w:bCs/>
    </w:rPr>
  </w:style>
  <w:style w:type="character" w:customStyle="1" w:styleId="Char8">
    <w:name w:val="批注主题 Char"/>
    <w:basedOn w:val="Char7"/>
    <w:link w:val="afffffffffff5"/>
    <w:uiPriority w:val="99"/>
    <w:semiHidden/>
    <w:rsid w:val="003F7DB3"/>
    <w:rPr>
      <w:b/>
      <w:bCs/>
      <w:kern w:val="2"/>
      <w:sz w:val="21"/>
      <w:szCs w:val="21"/>
    </w:rPr>
  </w:style>
  <w:style w:type="paragraph" w:styleId="afffffffffff6">
    <w:name w:val="Revision"/>
    <w:hidden/>
    <w:uiPriority w:val="99"/>
    <w:semiHidden/>
    <w:rsid w:val="003F7DB3"/>
    <w:rPr>
      <w:kern w:val="2"/>
      <w:sz w:val="21"/>
      <w:szCs w:val="21"/>
    </w:rPr>
  </w:style>
  <w:style w:type="character" w:customStyle="1" w:styleId="Char9">
    <w:name w:val="段 Char"/>
    <w:link w:val="afffffffffff7"/>
    <w:qFormat/>
    <w:rsid w:val="00A55A90"/>
    <w:rPr>
      <w:rFonts w:ascii="宋体"/>
      <w:sz w:val="21"/>
    </w:rPr>
  </w:style>
  <w:style w:type="paragraph" w:customStyle="1" w:styleId="afffffffffff7">
    <w:name w:val="段"/>
    <w:link w:val="Char9"/>
    <w:qFormat/>
    <w:rsid w:val="00A55A90"/>
    <w:pPr>
      <w:tabs>
        <w:tab w:val="center" w:pos="4201"/>
        <w:tab w:val="right" w:leader="dot" w:pos="9298"/>
      </w:tabs>
      <w:autoSpaceDE w:val="0"/>
      <w:autoSpaceDN w:val="0"/>
      <w:ind w:firstLineChars="200" w:firstLine="420"/>
      <w:jc w:val="both"/>
    </w:pPr>
    <w:rPr>
      <w:rFonts w:ascii="宋体"/>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0"/>
    <w:lsdException w:name="toc 9" w:uiPriority="0"/>
    <w:lsdException w:name="Normal Indent" w:uiPriority="0"/>
    <w:lsdException w:name="footnote text" w:uiPriority="0"/>
    <w:lsdException w:name="caption" w:uiPriority="35" w:qFormat="1"/>
    <w:lsdException w:name="table of figures" w:uiPriority="0"/>
    <w:lsdException w:name="footnote reference" w:uiPriority="0"/>
    <w:lsdException w:name="page number" w:uiPriority="0"/>
    <w:lsdException w:name="Title" w:semiHidden="0" w:uiPriority="0" w:unhideWhenUsed="0" w:qFormat="1"/>
    <w:lsdException w:name="Default Paragraph Font" w:uiPriority="0"/>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Professional" w:semiHidden="0" w:unhideWhenUsed="0"/>
    <w:lsdException w:name="Table Web 1" w:semiHidden="0" w:unhideWhenUsed="0"/>
    <w:lsdException w:name="Table Web 2"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fff5">
    <w:name w:val="Normal"/>
    <w:qFormat/>
    <w:rsid w:val="0023482A"/>
    <w:pPr>
      <w:widowControl w:val="0"/>
      <w:adjustRightInd w:val="0"/>
      <w:spacing w:line="400" w:lineRule="exact"/>
      <w:jc w:val="both"/>
    </w:pPr>
    <w:rPr>
      <w:kern w:val="2"/>
      <w:sz w:val="21"/>
      <w:szCs w:val="21"/>
    </w:rPr>
  </w:style>
  <w:style w:type="paragraph" w:styleId="1">
    <w:name w:val="heading 1"/>
    <w:basedOn w:val="afff5"/>
    <w:next w:val="afff5"/>
    <w:link w:val="1Char"/>
    <w:qFormat/>
    <w:rsid w:val="00D4734F"/>
    <w:pPr>
      <w:keepNext/>
      <w:keepLines/>
      <w:spacing w:before="340" w:after="330" w:line="578" w:lineRule="auto"/>
      <w:outlineLvl w:val="0"/>
    </w:pPr>
    <w:rPr>
      <w:b/>
      <w:bCs/>
      <w:kern w:val="44"/>
      <w:sz w:val="44"/>
      <w:szCs w:val="44"/>
    </w:rPr>
  </w:style>
  <w:style w:type="paragraph" w:styleId="22">
    <w:name w:val="heading 2"/>
    <w:basedOn w:val="afff5"/>
    <w:next w:val="afff5"/>
    <w:link w:val="2Char"/>
    <w:qFormat/>
    <w:rsid w:val="00D4734F"/>
    <w:pPr>
      <w:keepNext/>
      <w:keepLines/>
      <w:spacing w:before="260" w:after="260" w:line="416" w:lineRule="auto"/>
      <w:outlineLvl w:val="1"/>
    </w:pPr>
    <w:rPr>
      <w:rFonts w:ascii="Arial" w:eastAsia="黑体" w:hAnsi="Arial"/>
      <w:b/>
      <w:bCs/>
      <w:sz w:val="32"/>
      <w:szCs w:val="32"/>
    </w:rPr>
  </w:style>
  <w:style w:type="paragraph" w:styleId="3">
    <w:name w:val="heading 3"/>
    <w:basedOn w:val="afff5"/>
    <w:next w:val="afff5"/>
    <w:link w:val="3Char"/>
    <w:qFormat/>
    <w:rsid w:val="00D4734F"/>
    <w:pPr>
      <w:keepNext/>
      <w:keepLines/>
      <w:spacing w:before="260" w:after="260" w:line="416" w:lineRule="auto"/>
      <w:outlineLvl w:val="2"/>
    </w:pPr>
    <w:rPr>
      <w:b/>
      <w:bCs/>
      <w:sz w:val="32"/>
      <w:szCs w:val="32"/>
    </w:rPr>
  </w:style>
  <w:style w:type="paragraph" w:styleId="4">
    <w:name w:val="heading 4"/>
    <w:basedOn w:val="afff5"/>
    <w:next w:val="afff5"/>
    <w:link w:val="4Char"/>
    <w:qFormat/>
    <w:rsid w:val="00D4734F"/>
    <w:pPr>
      <w:keepNext/>
      <w:keepLines/>
      <w:spacing w:before="280" w:after="290" w:line="376" w:lineRule="auto"/>
      <w:outlineLvl w:val="3"/>
    </w:pPr>
    <w:rPr>
      <w:rFonts w:ascii="Arial" w:eastAsia="黑体" w:hAnsi="Arial"/>
      <w:b/>
      <w:bCs/>
      <w:sz w:val="28"/>
      <w:szCs w:val="28"/>
    </w:rPr>
  </w:style>
  <w:style w:type="paragraph" w:styleId="5">
    <w:name w:val="heading 5"/>
    <w:basedOn w:val="afff5"/>
    <w:next w:val="afff5"/>
    <w:link w:val="5Char"/>
    <w:qFormat/>
    <w:rsid w:val="00D4734F"/>
    <w:pPr>
      <w:keepNext/>
      <w:keepLines/>
      <w:adjustRightInd/>
      <w:spacing w:before="280" w:after="290" w:line="376" w:lineRule="auto"/>
      <w:outlineLvl w:val="4"/>
    </w:pPr>
    <w:rPr>
      <w:b/>
      <w:bCs/>
      <w:sz w:val="28"/>
      <w:szCs w:val="28"/>
    </w:rPr>
  </w:style>
  <w:style w:type="paragraph" w:styleId="6">
    <w:name w:val="heading 6"/>
    <w:basedOn w:val="afff5"/>
    <w:next w:val="afff5"/>
    <w:link w:val="6Char"/>
    <w:qFormat/>
    <w:rsid w:val="00D4734F"/>
    <w:pPr>
      <w:keepNext/>
      <w:keepLines/>
      <w:adjustRightInd/>
      <w:spacing w:before="240" w:after="64" w:line="320" w:lineRule="auto"/>
      <w:outlineLvl w:val="5"/>
    </w:pPr>
    <w:rPr>
      <w:rFonts w:ascii="Arial" w:eastAsia="黑体" w:hAnsi="Arial"/>
      <w:b/>
      <w:bCs/>
      <w:sz w:val="24"/>
      <w:szCs w:val="24"/>
    </w:rPr>
  </w:style>
  <w:style w:type="paragraph" w:styleId="7">
    <w:name w:val="heading 7"/>
    <w:basedOn w:val="afff5"/>
    <w:next w:val="afff5"/>
    <w:link w:val="7Char"/>
    <w:qFormat/>
    <w:rsid w:val="00D4734F"/>
    <w:pPr>
      <w:keepNext/>
      <w:keepLines/>
      <w:adjustRightInd/>
      <w:spacing w:before="240" w:after="64" w:line="320" w:lineRule="auto"/>
      <w:outlineLvl w:val="6"/>
    </w:pPr>
    <w:rPr>
      <w:b/>
      <w:bCs/>
      <w:sz w:val="24"/>
      <w:szCs w:val="24"/>
    </w:rPr>
  </w:style>
  <w:style w:type="paragraph" w:styleId="8">
    <w:name w:val="heading 8"/>
    <w:basedOn w:val="afff5"/>
    <w:next w:val="afff5"/>
    <w:link w:val="8Char"/>
    <w:qFormat/>
    <w:rsid w:val="00D4734F"/>
    <w:pPr>
      <w:keepNext/>
      <w:keepLines/>
      <w:adjustRightInd/>
      <w:spacing w:before="240" w:after="64" w:line="320" w:lineRule="auto"/>
      <w:outlineLvl w:val="7"/>
    </w:pPr>
    <w:rPr>
      <w:rFonts w:ascii="Arial" w:eastAsia="黑体" w:hAnsi="Arial"/>
      <w:sz w:val="24"/>
      <w:szCs w:val="24"/>
    </w:rPr>
  </w:style>
  <w:style w:type="paragraph" w:styleId="9">
    <w:name w:val="heading 9"/>
    <w:basedOn w:val="afff5"/>
    <w:next w:val="afff5"/>
    <w:link w:val="9Char"/>
    <w:qFormat/>
    <w:rsid w:val="00D4734F"/>
    <w:pPr>
      <w:keepNext/>
      <w:keepLines/>
      <w:adjustRightInd/>
      <w:spacing w:before="240" w:after="64" w:line="320" w:lineRule="auto"/>
      <w:outlineLvl w:val="8"/>
    </w:pPr>
    <w:rPr>
      <w:rFonts w:ascii="Arial" w:eastAsia="黑体" w:hAnsi="Arial"/>
    </w:rPr>
  </w:style>
  <w:style w:type="character" w:default="1" w:styleId="afff6">
    <w:name w:val="Default Paragraph Font"/>
    <w:uiPriority w:val="1"/>
    <w:semiHidden/>
    <w:unhideWhenUsed/>
  </w:style>
  <w:style w:type="table" w:default="1" w:styleId="afff7">
    <w:name w:val="Normal Table"/>
    <w:uiPriority w:val="99"/>
    <w:semiHidden/>
    <w:unhideWhenUsed/>
    <w:tblPr>
      <w:tblInd w:w="0" w:type="dxa"/>
      <w:tblCellMar>
        <w:top w:w="0" w:type="dxa"/>
        <w:left w:w="108" w:type="dxa"/>
        <w:bottom w:w="0" w:type="dxa"/>
        <w:right w:w="108" w:type="dxa"/>
      </w:tblCellMar>
    </w:tblPr>
  </w:style>
  <w:style w:type="numbering" w:default="1" w:styleId="afff8">
    <w:name w:val="No List"/>
    <w:uiPriority w:val="99"/>
    <w:semiHidden/>
    <w:unhideWhenUsed/>
  </w:style>
  <w:style w:type="character" w:customStyle="1" w:styleId="1Char">
    <w:name w:val="标题 1 Char"/>
    <w:link w:val="1"/>
    <w:rsid w:val="00D4734F"/>
    <w:rPr>
      <w:rFonts w:ascii="Times New Roman" w:eastAsia="宋体" w:hAnsi="Times New Roman" w:cs="Times New Roman"/>
      <w:b/>
      <w:bCs/>
      <w:kern w:val="44"/>
      <w:sz w:val="44"/>
      <w:szCs w:val="44"/>
    </w:rPr>
  </w:style>
  <w:style w:type="character" w:customStyle="1" w:styleId="2Char">
    <w:name w:val="标题 2 Char"/>
    <w:link w:val="22"/>
    <w:rsid w:val="00D4734F"/>
    <w:rPr>
      <w:rFonts w:ascii="Arial" w:eastAsia="黑体" w:hAnsi="Arial" w:cs="Times New Roman"/>
      <w:b/>
      <w:bCs/>
      <w:sz w:val="32"/>
      <w:szCs w:val="32"/>
    </w:rPr>
  </w:style>
  <w:style w:type="character" w:customStyle="1" w:styleId="3Char">
    <w:name w:val="标题 3 Char"/>
    <w:link w:val="3"/>
    <w:rsid w:val="00D4734F"/>
    <w:rPr>
      <w:rFonts w:ascii="Times New Roman" w:eastAsia="宋体" w:hAnsi="Times New Roman" w:cs="Times New Roman"/>
      <w:b/>
      <w:bCs/>
      <w:sz w:val="32"/>
      <w:szCs w:val="32"/>
    </w:rPr>
  </w:style>
  <w:style w:type="character" w:customStyle="1" w:styleId="4Char">
    <w:name w:val="标题 4 Char"/>
    <w:link w:val="4"/>
    <w:rsid w:val="00D4734F"/>
    <w:rPr>
      <w:rFonts w:ascii="Arial" w:eastAsia="黑体" w:hAnsi="Arial" w:cs="Times New Roman"/>
      <w:b/>
      <w:bCs/>
      <w:sz w:val="28"/>
      <w:szCs w:val="28"/>
    </w:rPr>
  </w:style>
  <w:style w:type="character" w:customStyle="1" w:styleId="5Char">
    <w:name w:val="标题 5 Char"/>
    <w:link w:val="5"/>
    <w:rsid w:val="00D4734F"/>
    <w:rPr>
      <w:rFonts w:ascii="Times New Roman" w:eastAsia="宋体" w:hAnsi="Times New Roman" w:cs="Times New Roman"/>
      <w:b/>
      <w:bCs/>
      <w:sz w:val="28"/>
      <w:szCs w:val="28"/>
    </w:rPr>
  </w:style>
  <w:style w:type="character" w:customStyle="1" w:styleId="6Char">
    <w:name w:val="标题 6 Char"/>
    <w:link w:val="6"/>
    <w:rsid w:val="00D4734F"/>
    <w:rPr>
      <w:rFonts w:ascii="Arial" w:eastAsia="黑体" w:hAnsi="Arial" w:cs="Times New Roman"/>
      <w:b/>
      <w:bCs/>
      <w:sz w:val="24"/>
      <w:szCs w:val="24"/>
    </w:rPr>
  </w:style>
  <w:style w:type="character" w:customStyle="1" w:styleId="7Char">
    <w:name w:val="标题 7 Char"/>
    <w:link w:val="7"/>
    <w:rsid w:val="00D4734F"/>
    <w:rPr>
      <w:rFonts w:ascii="Times New Roman" w:eastAsia="宋体" w:hAnsi="Times New Roman" w:cs="Times New Roman"/>
      <w:b/>
      <w:bCs/>
      <w:sz w:val="24"/>
      <w:szCs w:val="24"/>
    </w:rPr>
  </w:style>
  <w:style w:type="character" w:customStyle="1" w:styleId="8Char">
    <w:name w:val="标题 8 Char"/>
    <w:link w:val="8"/>
    <w:rsid w:val="00D4734F"/>
    <w:rPr>
      <w:rFonts w:ascii="Arial" w:eastAsia="黑体" w:hAnsi="Arial" w:cs="Times New Roman"/>
      <w:sz w:val="24"/>
      <w:szCs w:val="24"/>
    </w:rPr>
  </w:style>
  <w:style w:type="character" w:customStyle="1" w:styleId="9Char">
    <w:name w:val="标题 9 Char"/>
    <w:link w:val="9"/>
    <w:rsid w:val="00D4734F"/>
    <w:rPr>
      <w:rFonts w:ascii="Arial" w:eastAsia="黑体" w:hAnsi="Arial" w:cs="Times New Roman"/>
      <w:szCs w:val="21"/>
    </w:rPr>
  </w:style>
  <w:style w:type="paragraph" w:styleId="afff9">
    <w:name w:val="header"/>
    <w:basedOn w:val="afff5"/>
    <w:link w:val="Char"/>
    <w:uiPriority w:val="99"/>
    <w:rsid w:val="00D4734F"/>
    <w:pPr>
      <w:tabs>
        <w:tab w:val="center" w:pos="4153"/>
        <w:tab w:val="right" w:pos="8306"/>
      </w:tabs>
      <w:adjustRightInd/>
      <w:snapToGrid w:val="0"/>
      <w:jc w:val="center"/>
    </w:pPr>
    <w:rPr>
      <w:sz w:val="18"/>
      <w:szCs w:val="18"/>
    </w:rPr>
  </w:style>
  <w:style w:type="character" w:customStyle="1" w:styleId="Char">
    <w:name w:val="页眉 Char"/>
    <w:link w:val="afff9"/>
    <w:uiPriority w:val="99"/>
    <w:rsid w:val="00D86DB7"/>
    <w:rPr>
      <w:rFonts w:ascii="Times New Roman" w:eastAsia="宋体" w:hAnsi="Times New Roman" w:cs="Times New Roman"/>
      <w:sz w:val="18"/>
      <w:szCs w:val="18"/>
    </w:rPr>
  </w:style>
  <w:style w:type="paragraph" w:styleId="afffa">
    <w:name w:val="footer"/>
    <w:basedOn w:val="afff5"/>
    <w:link w:val="Char0"/>
    <w:uiPriority w:val="99"/>
    <w:rsid w:val="00D4734F"/>
    <w:pPr>
      <w:tabs>
        <w:tab w:val="center" w:pos="4153"/>
        <w:tab w:val="right" w:pos="8306"/>
      </w:tabs>
      <w:adjustRightInd/>
      <w:snapToGrid w:val="0"/>
      <w:spacing w:line="240" w:lineRule="auto"/>
      <w:jc w:val="right"/>
    </w:pPr>
    <w:rPr>
      <w:rFonts w:ascii="宋体"/>
      <w:sz w:val="18"/>
      <w:szCs w:val="18"/>
    </w:rPr>
  </w:style>
  <w:style w:type="character" w:customStyle="1" w:styleId="Char0">
    <w:name w:val="页脚 Char"/>
    <w:link w:val="afffa"/>
    <w:uiPriority w:val="99"/>
    <w:rsid w:val="00D86DB7"/>
    <w:rPr>
      <w:rFonts w:ascii="宋体" w:eastAsia="宋体" w:hAnsi="Times New Roman" w:cs="Times New Roman"/>
      <w:sz w:val="18"/>
      <w:szCs w:val="18"/>
    </w:rPr>
  </w:style>
  <w:style w:type="paragraph" w:styleId="afffb">
    <w:name w:val="Balloon Text"/>
    <w:basedOn w:val="afff5"/>
    <w:link w:val="Char1"/>
    <w:uiPriority w:val="99"/>
    <w:semiHidden/>
    <w:unhideWhenUsed/>
    <w:rsid w:val="00153C7E"/>
    <w:rPr>
      <w:sz w:val="18"/>
      <w:szCs w:val="18"/>
    </w:rPr>
  </w:style>
  <w:style w:type="character" w:customStyle="1" w:styleId="Char1">
    <w:name w:val="批注框文本 Char"/>
    <w:link w:val="afffb"/>
    <w:uiPriority w:val="99"/>
    <w:semiHidden/>
    <w:rsid w:val="00153C7E"/>
    <w:rPr>
      <w:sz w:val="18"/>
      <w:szCs w:val="18"/>
    </w:rPr>
  </w:style>
  <w:style w:type="paragraph" w:styleId="afffc">
    <w:name w:val="Quote"/>
    <w:basedOn w:val="afff5"/>
    <w:next w:val="afff5"/>
    <w:link w:val="Char2"/>
    <w:uiPriority w:val="29"/>
    <w:qFormat/>
    <w:rsid w:val="00D4734F"/>
    <w:rPr>
      <w:i/>
      <w:iCs/>
      <w:color w:val="000000"/>
    </w:rPr>
  </w:style>
  <w:style w:type="character" w:customStyle="1" w:styleId="Char2">
    <w:name w:val="引用 Char"/>
    <w:link w:val="afffc"/>
    <w:uiPriority w:val="29"/>
    <w:rsid w:val="00D4734F"/>
    <w:rPr>
      <w:i/>
      <w:iCs/>
      <w:color w:val="000000"/>
    </w:rPr>
  </w:style>
  <w:style w:type="character" w:styleId="afffd">
    <w:name w:val="Strong"/>
    <w:uiPriority w:val="22"/>
    <w:qFormat/>
    <w:rsid w:val="00D4734F"/>
    <w:rPr>
      <w:b/>
      <w:bCs/>
    </w:rPr>
  </w:style>
  <w:style w:type="character" w:styleId="afffe">
    <w:name w:val="Emphasis"/>
    <w:uiPriority w:val="20"/>
    <w:qFormat/>
    <w:rsid w:val="00D4734F"/>
    <w:rPr>
      <w:i/>
      <w:iCs/>
    </w:rPr>
  </w:style>
  <w:style w:type="paragraph" w:styleId="affff">
    <w:name w:val="Title"/>
    <w:basedOn w:val="afff5"/>
    <w:link w:val="Char3"/>
    <w:qFormat/>
    <w:rsid w:val="00D4734F"/>
    <w:pPr>
      <w:spacing w:before="240" w:after="60"/>
      <w:jc w:val="center"/>
      <w:outlineLvl w:val="0"/>
    </w:pPr>
    <w:rPr>
      <w:rFonts w:ascii="Arial" w:hAnsi="Arial" w:cs="Arial"/>
      <w:b/>
      <w:bCs/>
      <w:sz w:val="32"/>
      <w:szCs w:val="32"/>
    </w:rPr>
  </w:style>
  <w:style w:type="character" w:customStyle="1" w:styleId="Char3">
    <w:name w:val="标题 Char"/>
    <w:link w:val="affff"/>
    <w:rsid w:val="00D4734F"/>
    <w:rPr>
      <w:rFonts w:ascii="Arial" w:eastAsia="宋体" w:hAnsi="Arial" w:cs="Arial"/>
      <w:b/>
      <w:bCs/>
      <w:sz w:val="32"/>
      <w:szCs w:val="32"/>
    </w:rPr>
  </w:style>
  <w:style w:type="paragraph" w:customStyle="1" w:styleId="affff0">
    <w:name w:val="标准标志"/>
    <w:next w:val="afff5"/>
    <w:qFormat/>
    <w:rsid w:val="00D4734F"/>
    <w:pPr>
      <w:framePr w:w="2268" w:h="1392" w:hRule="exact" w:wrap="around" w:hAnchor="margin" w:x="6748" w:y="171" w:anchorLock="1"/>
      <w:shd w:val="solid" w:color="FFFFFF" w:fill="FFFFFF"/>
      <w:spacing w:line="0" w:lineRule="atLeast"/>
      <w:jc w:val="right"/>
    </w:pPr>
    <w:rPr>
      <w:rFonts w:ascii="Times New Roman" w:hAnsi="Times New Roman"/>
      <w:b/>
      <w:w w:val="130"/>
      <w:sz w:val="96"/>
    </w:rPr>
  </w:style>
  <w:style w:type="paragraph" w:customStyle="1" w:styleId="affff1">
    <w:name w:val="标准称谓"/>
    <w:next w:val="afff5"/>
    <w:rsid w:val="00D4734F"/>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b/>
      <w:bCs/>
      <w:w w:val="148"/>
      <w:sz w:val="52"/>
    </w:rPr>
  </w:style>
  <w:style w:type="paragraph" w:customStyle="1" w:styleId="affff2">
    <w:name w:val="标准文件_页脚偶数页"/>
    <w:rsid w:val="007A061E"/>
    <w:pPr>
      <w:ind w:left="198"/>
    </w:pPr>
    <w:rPr>
      <w:rFonts w:ascii="宋体" w:hAnsi="Times New Roman"/>
      <w:sz w:val="18"/>
    </w:rPr>
  </w:style>
  <w:style w:type="paragraph" w:customStyle="1" w:styleId="affff3">
    <w:name w:val="标准文件_页脚奇数页"/>
    <w:rsid w:val="00D63276"/>
    <w:pPr>
      <w:ind w:right="227"/>
      <w:jc w:val="right"/>
    </w:pPr>
    <w:rPr>
      <w:rFonts w:ascii="宋体" w:hAnsi="Times New Roman"/>
      <w:sz w:val="18"/>
    </w:rPr>
  </w:style>
  <w:style w:type="paragraph" w:customStyle="1" w:styleId="affff4">
    <w:name w:val="标准书眉一"/>
    <w:rsid w:val="00D4734F"/>
    <w:pPr>
      <w:jc w:val="both"/>
    </w:pPr>
    <w:rPr>
      <w:rFonts w:ascii="Times New Roman" w:hAnsi="Times New Roman"/>
    </w:rPr>
  </w:style>
  <w:style w:type="paragraph" w:customStyle="1" w:styleId="ICS">
    <w:name w:val="标准文件_ICS"/>
    <w:basedOn w:val="afff5"/>
    <w:rsid w:val="00D4734F"/>
    <w:pPr>
      <w:spacing w:line="0" w:lineRule="atLeast"/>
    </w:pPr>
    <w:rPr>
      <w:rFonts w:ascii="黑体" w:eastAsia="黑体" w:hAnsi="宋体"/>
    </w:rPr>
  </w:style>
  <w:style w:type="paragraph" w:customStyle="1" w:styleId="affff5">
    <w:name w:val="标准文件_标准正文"/>
    <w:basedOn w:val="afff5"/>
    <w:next w:val="affff6"/>
    <w:rsid w:val="00071CC0"/>
    <w:pPr>
      <w:snapToGrid w:val="0"/>
      <w:ind w:firstLineChars="200" w:firstLine="200"/>
    </w:pPr>
    <w:rPr>
      <w:kern w:val="0"/>
    </w:rPr>
  </w:style>
  <w:style w:type="paragraph" w:customStyle="1" w:styleId="affff7">
    <w:name w:val="标准文件_版本"/>
    <w:basedOn w:val="affff5"/>
    <w:rsid w:val="00D4734F"/>
    <w:pPr>
      <w:adjustRightInd/>
      <w:snapToGrid/>
      <w:ind w:firstLineChars="0" w:firstLine="0"/>
    </w:pPr>
    <w:rPr>
      <w:rFonts w:ascii="宋体" w:hAnsi="宋体"/>
      <w:kern w:val="2"/>
    </w:rPr>
  </w:style>
  <w:style w:type="paragraph" w:customStyle="1" w:styleId="affff8">
    <w:name w:val="标准文件_标准部门"/>
    <w:basedOn w:val="afff5"/>
    <w:rsid w:val="00D4734F"/>
    <w:pPr>
      <w:jc w:val="center"/>
    </w:pPr>
    <w:rPr>
      <w:rFonts w:ascii="黑体" w:eastAsia="黑体"/>
      <w:kern w:val="0"/>
      <w:sz w:val="44"/>
    </w:rPr>
  </w:style>
  <w:style w:type="paragraph" w:customStyle="1" w:styleId="affff9">
    <w:name w:val="标准文件_标准代替"/>
    <w:basedOn w:val="afff5"/>
    <w:next w:val="afff5"/>
    <w:rsid w:val="00D4734F"/>
    <w:pPr>
      <w:spacing w:line="310" w:lineRule="exact"/>
      <w:jc w:val="right"/>
    </w:pPr>
    <w:rPr>
      <w:rFonts w:ascii="宋体" w:hAnsi="宋体"/>
      <w:kern w:val="0"/>
    </w:rPr>
  </w:style>
  <w:style w:type="paragraph" w:customStyle="1" w:styleId="affffa">
    <w:name w:val="标准文件_标准名称标题"/>
    <w:basedOn w:val="afff5"/>
    <w:next w:val="afff5"/>
    <w:rsid w:val="00D4734F"/>
    <w:pPr>
      <w:widowControl/>
      <w:shd w:val="clear" w:color="FFFFFF" w:fill="FFFFFF"/>
      <w:adjustRightInd/>
      <w:spacing w:before="640" w:after="100"/>
      <w:jc w:val="center"/>
    </w:pPr>
    <w:rPr>
      <w:rFonts w:ascii="黑体" w:eastAsia="黑体"/>
      <w:kern w:val="0"/>
      <w:sz w:val="32"/>
    </w:rPr>
  </w:style>
  <w:style w:type="paragraph" w:customStyle="1" w:styleId="affffb">
    <w:name w:val="标准文件_页眉奇数页"/>
    <w:next w:val="afff5"/>
    <w:rsid w:val="00D4734F"/>
    <w:pPr>
      <w:tabs>
        <w:tab w:val="center" w:pos="4154"/>
        <w:tab w:val="right" w:pos="8306"/>
      </w:tabs>
      <w:spacing w:after="120"/>
      <w:jc w:val="right"/>
    </w:pPr>
    <w:rPr>
      <w:rFonts w:ascii="黑体" w:eastAsia="黑体" w:hAnsi="宋体"/>
      <w:noProof/>
      <w:sz w:val="21"/>
    </w:rPr>
  </w:style>
  <w:style w:type="paragraph" w:customStyle="1" w:styleId="affffc">
    <w:name w:val="标准文件_页眉偶数页"/>
    <w:basedOn w:val="affffb"/>
    <w:next w:val="afff5"/>
    <w:rsid w:val="00D4734F"/>
    <w:pPr>
      <w:jc w:val="left"/>
    </w:pPr>
  </w:style>
  <w:style w:type="paragraph" w:customStyle="1" w:styleId="affffd">
    <w:name w:val="标准文件_参考文献标题"/>
    <w:basedOn w:val="afff5"/>
    <w:next w:val="afff5"/>
    <w:rsid w:val="003E1C53"/>
    <w:pPr>
      <w:widowControl/>
      <w:shd w:val="clear" w:color="FFFFFF" w:fill="FFFFFF"/>
      <w:adjustRightInd/>
      <w:spacing w:beforeLines="40" w:before="40" w:afterLines="50" w:after="50" w:line="240" w:lineRule="auto"/>
      <w:jc w:val="center"/>
      <w:outlineLvl w:val="0"/>
    </w:pPr>
    <w:rPr>
      <w:rFonts w:ascii="黑体" w:eastAsia="黑体"/>
      <w:kern w:val="0"/>
    </w:rPr>
  </w:style>
  <w:style w:type="paragraph" w:customStyle="1" w:styleId="a">
    <w:name w:val="标准文件_参考文献条目"/>
    <w:rsid w:val="00D4734F"/>
    <w:pPr>
      <w:numPr>
        <w:numId w:val="1"/>
      </w:numPr>
    </w:pPr>
    <w:rPr>
      <w:rFonts w:ascii="宋体" w:hAnsi="Times New Roman"/>
    </w:rPr>
  </w:style>
  <w:style w:type="paragraph" w:customStyle="1" w:styleId="affff6">
    <w:name w:val="标准文件_段"/>
    <w:link w:val="Char4"/>
    <w:qFormat/>
    <w:rsid w:val="00BA263B"/>
    <w:pPr>
      <w:autoSpaceDE w:val="0"/>
      <w:autoSpaceDN w:val="0"/>
      <w:ind w:firstLineChars="200" w:firstLine="200"/>
      <w:jc w:val="both"/>
    </w:pPr>
    <w:rPr>
      <w:rFonts w:ascii="宋体" w:hAnsi="Times New Roman"/>
      <w:noProof/>
      <w:sz w:val="21"/>
    </w:rPr>
  </w:style>
  <w:style w:type="paragraph" w:customStyle="1" w:styleId="affe">
    <w:name w:val="标准文件_二级条标题"/>
    <w:next w:val="affff6"/>
    <w:rsid w:val="0055013B"/>
    <w:pPr>
      <w:widowControl w:val="0"/>
      <w:numPr>
        <w:ilvl w:val="3"/>
        <w:numId w:val="2"/>
      </w:numPr>
      <w:spacing w:beforeLines="50" w:before="50" w:afterLines="50" w:after="50"/>
      <w:jc w:val="both"/>
      <w:outlineLvl w:val="2"/>
    </w:pPr>
    <w:rPr>
      <w:rFonts w:ascii="黑体" w:eastAsia="黑体" w:hAnsi="Times New Roman"/>
      <w:sz w:val="21"/>
    </w:rPr>
  </w:style>
  <w:style w:type="character" w:customStyle="1" w:styleId="affffe">
    <w:name w:val="标准文件_发布"/>
    <w:rsid w:val="00D4734F"/>
    <w:rPr>
      <w:rFonts w:ascii="黑体" w:eastAsia="黑体"/>
      <w:spacing w:val="0"/>
      <w:w w:val="100"/>
      <w:position w:val="3"/>
      <w:sz w:val="28"/>
    </w:rPr>
  </w:style>
  <w:style w:type="paragraph" w:customStyle="1" w:styleId="ad">
    <w:name w:val="标准文件_方框数字列项"/>
    <w:basedOn w:val="affff6"/>
    <w:rsid w:val="00E90391"/>
    <w:pPr>
      <w:numPr>
        <w:numId w:val="3"/>
      </w:numPr>
      <w:ind w:firstLineChars="0" w:firstLine="0"/>
    </w:pPr>
  </w:style>
  <w:style w:type="paragraph" w:customStyle="1" w:styleId="afffff">
    <w:name w:val="标准文件_封面标准编号"/>
    <w:basedOn w:val="afff5"/>
    <w:next w:val="affff9"/>
    <w:rsid w:val="00D4734F"/>
    <w:pPr>
      <w:spacing w:line="310" w:lineRule="exact"/>
      <w:jc w:val="right"/>
    </w:pPr>
    <w:rPr>
      <w:rFonts w:ascii="黑体" w:eastAsia="黑体"/>
      <w:kern w:val="0"/>
      <w:sz w:val="28"/>
    </w:rPr>
  </w:style>
  <w:style w:type="paragraph" w:customStyle="1" w:styleId="afffff0">
    <w:name w:val="标准文件_封面标准分类号"/>
    <w:basedOn w:val="afff5"/>
    <w:rsid w:val="00D4734F"/>
    <w:rPr>
      <w:rFonts w:ascii="黑体" w:eastAsia="黑体"/>
      <w:b/>
      <w:kern w:val="0"/>
      <w:sz w:val="28"/>
    </w:rPr>
  </w:style>
  <w:style w:type="paragraph" w:customStyle="1" w:styleId="afffff1">
    <w:name w:val="标准文件_封面标准名称"/>
    <w:basedOn w:val="afff5"/>
    <w:rsid w:val="00D4734F"/>
    <w:pPr>
      <w:spacing w:line="240" w:lineRule="auto"/>
      <w:jc w:val="center"/>
    </w:pPr>
    <w:rPr>
      <w:rFonts w:ascii="黑体" w:eastAsia="黑体"/>
      <w:kern w:val="0"/>
      <w:sz w:val="52"/>
    </w:rPr>
  </w:style>
  <w:style w:type="paragraph" w:customStyle="1" w:styleId="afffff2">
    <w:name w:val="标准文件_封面标准英文名称"/>
    <w:basedOn w:val="afff5"/>
    <w:rsid w:val="00D4734F"/>
    <w:pPr>
      <w:spacing w:line="240" w:lineRule="auto"/>
      <w:jc w:val="center"/>
    </w:pPr>
    <w:rPr>
      <w:rFonts w:ascii="黑体" w:eastAsia="黑体"/>
      <w:b/>
      <w:sz w:val="28"/>
    </w:rPr>
  </w:style>
  <w:style w:type="paragraph" w:customStyle="1" w:styleId="afffff3">
    <w:name w:val="标准文件_封面发布日期"/>
    <w:basedOn w:val="afff5"/>
    <w:rsid w:val="00D4734F"/>
    <w:pPr>
      <w:spacing w:line="310" w:lineRule="exact"/>
    </w:pPr>
    <w:rPr>
      <w:rFonts w:ascii="黑体" w:eastAsia="黑体"/>
      <w:kern w:val="0"/>
      <w:sz w:val="28"/>
    </w:rPr>
  </w:style>
  <w:style w:type="paragraph" w:customStyle="1" w:styleId="afffff4">
    <w:name w:val="标准文件_封面密级"/>
    <w:basedOn w:val="afff5"/>
    <w:rsid w:val="00D4734F"/>
    <w:rPr>
      <w:rFonts w:eastAsia="黑体"/>
      <w:sz w:val="32"/>
    </w:rPr>
  </w:style>
  <w:style w:type="paragraph" w:customStyle="1" w:styleId="afffff5">
    <w:name w:val="标准文件_封面实施日期"/>
    <w:basedOn w:val="afff5"/>
    <w:rsid w:val="00D4734F"/>
    <w:pPr>
      <w:spacing w:line="310" w:lineRule="exact"/>
      <w:jc w:val="right"/>
    </w:pPr>
    <w:rPr>
      <w:rFonts w:ascii="黑体" w:eastAsia="黑体"/>
      <w:sz w:val="28"/>
    </w:rPr>
  </w:style>
  <w:style w:type="paragraph" w:customStyle="1" w:styleId="afffff6">
    <w:name w:val="标准文件_封面抬头"/>
    <w:basedOn w:val="affff6"/>
    <w:rsid w:val="00D4734F"/>
    <w:pPr>
      <w:adjustRightInd w:val="0"/>
      <w:spacing w:line="800" w:lineRule="exact"/>
      <w:ind w:firstLineChars="0" w:firstLine="0"/>
      <w:jc w:val="distribute"/>
    </w:pPr>
    <w:rPr>
      <w:rFonts w:ascii="黑体" w:eastAsia="黑体"/>
      <w:b/>
      <w:sz w:val="64"/>
    </w:rPr>
  </w:style>
  <w:style w:type="paragraph" w:customStyle="1" w:styleId="aff3">
    <w:name w:val="标准文件_附录标识"/>
    <w:next w:val="affff6"/>
    <w:rsid w:val="00165434"/>
    <w:pPr>
      <w:numPr>
        <w:numId w:val="5"/>
      </w:numPr>
      <w:shd w:val="clear" w:color="FFFFFF" w:fill="FFFFFF"/>
      <w:tabs>
        <w:tab w:val="left" w:pos="6406"/>
      </w:tabs>
      <w:spacing w:beforeLines="25" w:before="25" w:afterLines="50" w:after="50"/>
      <w:jc w:val="center"/>
      <w:outlineLvl w:val="0"/>
    </w:pPr>
    <w:rPr>
      <w:rFonts w:ascii="黑体" w:eastAsia="黑体" w:hAnsi="Times New Roman"/>
      <w:noProof/>
      <w:sz w:val="21"/>
    </w:rPr>
  </w:style>
  <w:style w:type="paragraph" w:customStyle="1" w:styleId="aff">
    <w:name w:val="标准文件_附录表标题"/>
    <w:next w:val="affff6"/>
    <w:rsid w:val="00B12981"/>
    <w:pPr>
      <w:numPr>
        <w:ilvl w:val="1"/>
        <w:numId w:val="32"/>
      </w:numPr>
      <w:adjustRightInd w:val="0"/>
      <w:snapToGrid w:val="0"/>
      <w:spacing w:beforeLines="50" w:before="50" w:afterLines="50" w:after="50"/>
      <w:ind w:firstLine="420"/>
      <w:jc w:val="center"/>
      <w:textAlignment w:val="baseline"/>
    </w:pPr>
    <w:rPr>
      <w:rFonts w:ascii="黑体" w:eastAsia="黑体" w:hAnsi="Times New Roman"/>
      <w:kern w:val="21"/>
      <w:sz w:val="21"/>
    </w:rPr>
  </w:style>
  <w:style w:type="paragraph" w:customStyle="1" w:styleId="aff4">
    <w:name w:val="标准文件_附录一级条标题"/>
    <w:next w:val="affff6"/>
    <w:rsid w:val="002A5977"/>
    <w:pPr>
      <w:widowControl w:val="0"/>
      <w:numPr>
        <w:ilvl w:val="1"/>
        <w:numId w:val="5"/>
      </w:numPr>
      <w:spacing w:beforeLines="50" w:before="50" w:afterLines="50" w:after="50"/>
      <w:jc w:val="both"/>
      <w:outlineLvl w:val="2"/>
    </w:pPr>
    <w:rPr>
      <w:rFonts w:ascii="黑体" w:eastAsia="黑体" w:hAnsi="Times New Roman"/>
      <w:kern w:val="21"/>
      <w:sz w:val="21"/>
    </w:rPr>
  </w:style>
  <w:style w:type="paragraph" w:customStyle="1" w:styleId="aff5">
    <w:name w:val="标准文件_附录二级条标题"/>
    <w:basedOn w:val="aff4"/>
    <w:next w:val="affff6"/>
    <w:rsid w:val="002A5977"/>
    <w:pPr>
      <w:widowControl/>
      <w:numPr>
        <w:ilvl w:val="2"/>
      </w:numPr>
      <w:wordWrap w:val="0"/>
      <w:overflowPunct w:val="0"/>
      <w:autoSpaceDE w:val="0"/>
      <w:autoSpaceDN w:val="0"/>
      <w:textAlignment w:val="baseline"/>
      <w:outlineLvl w:val="3"/>
    </w:pPr>
  </w:style>
  <w:style w:type="paragraph" w:customStyle="1" w:styleId="afffff7">
    <w:name w:val="标准文件_附录公式"/>
    <w:basedOn w:val="affff5"/>
    <w:next w:val="affff5"/>
    <w:rsid w:val="00F623AC"/>
    <w:pPr>
      <w:tabs>
        <w:tab w:val="center" w:pos="4678"/>
        <w:tab w:val="right" w:leader="middleDot" w:pos="9356"/>
      </w:tabs>
      <w:spacing w:line="240" w:lineRule="auto"/>
      <w:ind w:right="-51" w:firstLineChars="0" w:firstLine="0"/>
    </w:pPr>
    <w:rPr>
      <w:rFonts w:ascii="宋体" w:hAnsi="宋体"/>
    </w:rPr>
  </w:style>
  <w:style w:type="paragraph" w:customStyle="1" w:styleId="aff6">
    <w:name w:val="标准文件_附录三级条标题"/>
    <w:next w:val="affff6"/>
    <w:rsid w:val="002A5977"/>
    <w:pPr>
      <w:widowControl w:val="0"/>
      <w:numPr>
        <w:ilvl w:val="3"/>
        <w:numId w:val="5"/>
      </w:numPr>
      <w:spacing w:beforeLines="50" w:before="50" w:afterLines="50" w:after="50"/>
      <w:jc w:val="both"/>
      <w:outlineLvl w:val="4"/>
    </w:pPr>
    <w:rPr>
      <w:rFonts w:ascii="黑体" w:eastAsia="黑体" w:hAnsi="Times New Roman"/>
      <w:kern w:val="21"/>
      <w:sz w:val="21"/>
    </w:rPr>
  </w:style>
  <w:style w:type="paragraph" w:customStyle="1" w:styleId="aff7">
    <w:name w:val="标准文件_附录四级条标题"/>
    <w:next w:val="affff6"/>
    <w:rsid w:val="002A5977"/>
    <w:pPr>
      <w:widowControl w:val="0"/>
      <w:numPr>
        <w:ilvl w:val="4"/>
        <w:numId w:val="5"/>
      </w:numPr>
      <w:spacing w:beforeLines="50" w:before="50" w:afterLines="50" w:after="50"/>
      <w:jc w:val="both"/>
      <w:outlineLvl w:val="5"/>
    </w:pPr>
    <w:rPr>
      <w:rFonts w:ascii="黑体" w:eastAsia="黑体" w:hAnsi="Times New Roman"/>
      <w:kern w:val="21"/>
      <w:sz w:val="21"/>
    </w:rPr>
  </w:style>
  <w:style w:type="paragraph" w:customStyle="1" w:styleId="af9">
    <w:name w:val="标准文件_附录图标题"/>
    <w:next w:val="affff6"/>
    <w:rsid w:val="00B12981"/>
    <w:pPr>
      <w:numPr>
        <w:ilvl w:val="1"/>
        <w:numId w:val="18"/>
      </w:numPr>
      <w:adjustRightInd w:val="0"/>
      <w:snapToGrid w:val="0"/>
      <w:spacing w:beforeLines="50" w:before="50" w:afterLines="50" w:after="50"/>
      <w:ind w:firstLine="420"/>
      <w:jc w:val="center"/>
    </w:pPr>
    <w:rPr>
      <w:rFonts w:ascii="黑体" w:eastAsia="黑体" w:hAnsi="Times New Roman"/>
      <w:sz w:val="21"/>
    </w:rPr>
  </w:style>
  <w:style w:type="paragraph" w:customStyle="1" w:styleId="aff8">
    <w:name w:val="标准文件_附录五级条标题"/>
    <w:next w:val="affff6"/>
    <w:rsid w:val="002A5977"/>
    <w:pPr>
      <w:widowControl w:val="0"/>
      <w:numPr>
        <w:ilvl w:val="5"/>
        <w:numId w:val="5"/>
      </w:numPr>
      <w:spacing w:beforeLines="50" w:before="50" w:afterLines="50" w:after="50"/>
      <w:jc w:val="both"/>
      <w:outlineLvl w:val="6"/>
    </w:pPr>
    <w:rPr>
      <w:rFonts w:ascii="黑体" w:eastAsia="黑体" w:hAnsi="Times New Roman"/>
      <w:kern w:val="21"/>
      <w:sz w:val="21"/>
    </w:rPr>
  </w:style>
  <w:style w:type="paragraph" w:customStyle="1" w:styleId="af0">
    <w:name w:val="标准文件_附录英文标识"/>
    <w:next w:val="afffff8"/>
    <w:rsid w:val="00D4734F"/>
    <w:pPr>
      <w:numPr>
        <w:numId w:val="4"/>
      </w:numPr>
      <w:tabs>
        <w:tab w:val="left" w:pos="6406"/>
      </w:tabs>
      <w:spacing w:before="220" w:after="320"/>
      <w:jc w:val="center"/>
      <w:outlineLvl w:val="0"/>
    </w:pPr>
    <w:rPr>
      <w:rFonts w:ascii="黑体" w:eastAsia="黑体" w:hAnsi="Times New Roman"/>
      <w:sz w:val="21"/>
    </w:rPr>
  </w:style>
  <w:style w:type="paragraph" w:styleId="afffff8">
    <w:name w:val="Body Text"/>
    <w:basedOn w:val="afff5"/>
    <w:link w:val="Char5"/>
    <w:rsid w:val="00D4734F"/>
    <w:pPr>
      <w:spacing w:after="120"/>
    </w:pPr>
  </w:style>
  <w:style w:type="character" w:customStyle="1" w:styleId="Char5">
    <w:name w:val="正文文本 Char"/>
    <w:link w:val="afffff8"/>
    <w:rsid w:val="00D4734F"/>
    <w:rPr>
      <w:rFonts w:ascii="Times New Roman" w:eastAsia="宋体" w:hAnsi="Times New Roman" w:cs="Times New Roman"/>
      <w:szCs w:val="20"/>
    </w:rPr>
  </w:style>
  <w:style w:type="paragraph" w:customStyle="1" w:styleId="afffff9">
    <w:name w:val="标准文件_附录章标题"/>
    <w:next w:val="affff6"/>
    <w:rsid w:val="00D4734F"/>
    <w:pPr>
      <w:wordWrap w:val="0"/>
      <w:overflowPunct w:val="0"/>
      <w:autoSpaceDE w:val="0"/>
      <w:spacing w:beforeLines="50" w:afterLines="50"/>
      <w:jc w:val="both"/>
      <w:textAlignment w:val="baseline"/>
      <w:outlineLvl w:val="1"/>
    </w:pPr>
    <w:rPr>
      <w:rFonts w:ascii="黑体" w:eastAsia="黑体" w:hAnsi="Times New Roman"/>
      <w:kern w:val="21"/>
      <w:sz w:val="21"/>
    </w:rPr>
  </w:style>
  <w:style w:type="paragraph" w:customStyle="1" w:styleId="afffffa">
    <w:name w:val="标准文件_公式后的破折号"/>
    <w:basedOn w:val="affff6"/>
    <w:next w:val="affff6"/>
    <w:rsid w:val="00D4734F"/>
    <w:pPr>
      <w:ind w:leftChars="200" w:left="488" w:hangingChars="290" w:hanging="289"/>
    </w:pPr>
  </w:style>
  <w:style w:type="paragraph" w:customStyle="1" w:styleId="a6">
    <w:name w:val="标准文件_前言、引言标题"/>
    <w:next w:val="afff5"/>
    <w:rsid w:val="00C55D03"/>
    <w:pPr>
      <w:numPr>
        <w:numId w:val="36"/>
      </w:numPr>
      <w:shd w:val="clear" w:color="FFFFFF" w:fill="FFFFFF"/>
      <w:spacing w:afterLines="150" w:after="150"/>
      <w:ind w:left="0" w:firstLine="0"/>
      <w:jc w:val="center"/>
      <w:outlineLvl w:val="0"/>
    </w:pPr>
    <w:rPr>
      <w:rFonts w:ascii="黑体" w:eastAsia="黑体" w:hAnsi="Times New Roman"/>
      <w:sz w:val="32"/>
    </w:rPr>
  </w:style>
  <w:style w:type="paragraph" w:customStyle="1" w:styleId="afffffb">
    <w:name w:val="标准文件_目次、标准名称标题"/>
    <w:basedOn w:val="a6"/>
    <w:next w:val="affff6"/>
    <w:rsid w:val="00C643F9"/>
    <w:pPr>
      <w:spacing w:line="460" w:lineRule="exact"/>
    </w:pPr>
  </w:style>
  <w:style w:type="paragraph" w:customStyle="1" w:styleId="afffffc">
    <w:name w:val="标准文件_目录标题"/>
    <w:basedOn w:val="afff5"/>
    <w:rsid w:val="00615A9D"/>
    <w:pPr>
      <w:spacing w:afterLines="150" w:after="150" w:line="240" w:lineRule="auto"/>
      <w:jc w:val="center"/>
    </w:pPr>
    <w:rPr>
      <w:rFonts w:ascii="黑体" w:eastAsia="黑体"/>
      <w:sz w:val="32"/>
    </w:rPr>
  </w:style>
  <w:style w:type="paragraph" w:customStyle="1" w:styleId="af1">
    <w:name w:val="标准文件_破折号列项"/>
    <w:rsid w:val="00CB517D"/>
    <w:pPr>
      <w:numPr>
        <w:numId w:val="6"/>
      </w:numPr>
      <w:adjustRightInd w:val="0"/>
      <w:snapToGrid w:val="0"/>
      <w:ind w:left="0" w:firstLineChars="200" w:firstLine="200"/>
    </w:pPr>
    <w:rPr>
      <w:rFonts w:ascii="Times New Roman" w:hAnsi="Times New Roman"/>
      <w:sz w:val="21"/>
    </w:rPr>
  </w:style>
  <w:style w:type="paragraph" w:customStyle="1" w:styleId="afc">
    <w:name w:val="标准文件_破折号列项（二级）"/>
    <w:basedOn w:val="af1"/>
    <w:rsid w:val="00CB517D"/>
    <w:pPr>
      <w:numPr>
        <w:numId w:val="7"/>
      </w:numPr>
      <w:ind w:left="0" w:firstLine="200"/>
    </w:pPr>
  </w:style>
  <w:style w:type="paragraph" w:customStyle="1" w:styleId="afff">
    <w:name w:val="标准文件_三级条标题"/>
    <w:basedOn w:val="affe"/>
    <w:next w:val="affff6"/>
    <w:rsid w:val="0055013B"/>
    <w:pPr>
      <w:widowControl/>
      <w:numPr>
        <w:ilvl w:val="4"/>
      </w:numPr>
      <w:outlineLvl w:val="3"/>
    </w:pPr>
  </w:style>
  <w:style w:type="character" w:styleId="afffffd">
    <w:name w:val="Subtle Reference"/>
    <w:uiPriority w:val="31"/>
    <w:qFormat/>
    <w:rsid w:val="001F69B4"/>
    <w:rPr>
      <w:smallCaps/>
      <w:color w:val="C0504D"/>
      <w:u w:val="single"/>
    </w:rPr>
  </w:style>
  <w:style w:type="paragraph" w:customStyle="1" w:styleId="afffffe">
    <w:name w:val="标准文件_示例后续"/>
    <w:basedOn w:val="afff5"/>
    <w:rsid w:val="00CB517D"/>
    <w:pPr>
      <w:adjustRightInd/>
      <w:spacing w:line="240" w:lineRule="auto"/>
      <w:ind w:firstLineChars="200" w:firstLine="200"/>
    </w:pPr>
    <w:rPr>
      <w:sz w:val="18"/>
      <w:szCs w:val="24"/>
    </w:rPr>
  </w:style>
  <w:style w:type="paragraph" w:customStyle="1" w:styleId="aff9">
    <w:name w:val="标准文件_数字编号列项"/>
    <w:rsid w:val="00C13EE9"/>
    <w:pPr>
      <w:numPr>
        <w:numId w:val="20"/>
      </w:numPr>
      <w:jc w:val="both"/>
    </w:pPr>
    <w:rPr>
      <w:rFonts w:ascii="宋体" w:hAnsi="宋体"/>
      <w:sz w:val="21"/>
    </w:rPr>
  </w:style>
  <w:style w:type="paragraph" w:customStyle="1" w:styleId="afff0">
    <w:name w:val="标准文件_四级条标题"/>
    <w:next w:val="affff6"/>
    <w:rsid w:val="0055013B"/>
    <w:pPr>
      <w:widowControl w:val="0"/>
      <w:numPr>
        <w:ilvl w:val="5"/>
        <w:numId w:val="2"/>
      </w:numPr>
      <w:spacing w:beforeLines="50" w:before="50" w:afterLines="50" w:after="50"/>
      <w:jc w:val="both"/>
      <w:outlineLvl w:val="4"/>
    </w:pPr>
    <w:rPr>
      <w:rFonts w:ascii="黑体" w:eastAsia="黑体" w:hAnsi="Times New Roman"/>
      <w:sz w:val="21"/>
    </w:rPr>
  </w:style>
  <w:style w:type="paragraph" w:styleId="affffff">
    <w:name w:val="footnote text"/>
    <w:basedOn w:val="afff5"/>
    <w:next w:val="afff5"/>
    <w:link w:val="Char6"/>
    <w:semiHidden/>
    <w:rsid w:val="00D4734F"/>
    <w:pPr>
      <w:adjustRightInd/>
      <w:snapToGrid w:val="0"/>
      <w:spacing w:line="300" w:lineRule="exact"/>
      <w:ind w:leftChars="200" w:left="400" w:hangingChars="200" w:hanging="200"/>
      <w:jc w:val="left"/>
    </w:pPr>
    <w:rPr>
      <w:rFonts w:ascii="宋体"/>
      <w:sz w:val="18"/>
      <w:szCs w:val="18"/>
    </w:rPr>
  </w:style>
  <w:style w:type="character" w:customStyle="1" w:styleId="Char6">
    <w:name w:val="脚注文本 Char"/>
    <w:link w:val="affffff"/>
    <w:semiHidden/>
    <w:rsid w:val="00D4734F"/>
    <w:rPr>
      <w:rFonts w:ascii="宋体" w:eastAsia="宋体" w:hAnsi="Times New Roman" w:cs="Times New Roman"/>
      <w:sz w:val="18"/>
      <w:szCs w:val="18"/>
    </w:rPr>
  </w:style>
  <w:style w:type="paragraph" w:customStyle="1" w:styleId="affffff0">
    <w:name w:val="标准文件_条文脚注"/>
    <w:basedOn w:val="affffff"/>
    <w:rsid w:val="00CB517D"/>
    <w:pPr>
      <w:adjustRightInd w:val="0"/>
      <w:spacing w:line="240" w:lineRule="auto"/>
      <w:ind w:leftChars="0" w:left="0" w:firstLineChars="200" w:firstLine="200"/>
      <w:jc w:val="both"/>
    </w:pPr>
    <w:rPr>
      <w:rFonts w:hAnsi="宋体"/>
    </w:rPr>
  </w:style>
  <w:style w:type="paragraph" w:customStyle="1" w:styleId="af4">
    <w:name w:val="标准文件_图表脚注"/>
    <w:basedOn w:val="afff5"/>
    <w:next w:val="affff6"/>
    <w:rsid w:val="0096381A"/>
    <w:pPr>
      <w:numPr>
        <w:numId w:val="22"/>
      </w:numPr>
      <w:spacing w:line="240" w:lineRule="auto"/>
      <w:jc w:val="left"/>
    </w:pPr>
    <w:rPr>
      <w:rFonts w:ascii="宋体" w:hAnsi="宋体"/>
      <w:sz w:val="18"/>
    </w:rPr>
  </w:style>
  <w:style w:type="character" w:styleId="affffff1">
    <w:name w:val="footnote reference"/>
    <w:aliases w:val="标准文件_脚注引用"/>
    <w:semiHidden/>
    <w:rsid w:val="00D4734F"/>
    <w:rPr>
      <w:rFonts w:ascii="宋体" w:eastAsia="宋体" w:hAnsi="宋体" w:cs="Times New Roman"/>
      <w:spacing w:val="0"/>
      <w:sz w:val="18"/>
      <w:vertAlign w:val="superscript"/>
    </w:rPr>
  </w:style>
  <w:style w:type="character" w:customStyle="1" w:styleId="affffff2">
    <w:name w:val="标准文件_图表脚注内容"/>
    <w:rsid w:val="00D4734F"/>
    <w:rPr>
      <w:rFonts w:ascii="宋体" w:eastAsia="宋体" w:hAnsi="宋体" w:cs="Times New Roman"/>
      <w:spacing w:val="0"/>
      <w:sz w:val="18"/>
      <w:vertAlign w:val="superscript"/>
    </w:rPr>
  </w:style>
  <w:style w:type="paragraph" w:customStyle="1" w:styleId="afff1">
    <w:name w:val="标准文件_五级条标题"/>
    <w:next w:val="affff6"/>
    <w:rsid w:val="0055013B"/>
    <w:pPr>
      <w:widowControl w:val="0"/>
      <w:numPr>
        <w:ilvl w:val="6"/>
        <w:numId w:val="2"/>
      </w:numPr>
      <w:spacing w:beforeLines="50" w:before="50" w:afterLines="50" w:after="50"/>
      <w:jc w:val="both"/>
      <w:outlineLvl w:val="5"/>
    </w:pPr>
    <w:rPr>
      <w:rFonts w:ascii="黑体" w:eastAsia="黑体" w:hAnsi="Times New Roman"/>
      <w:sz w:val="21"/>
    </w:rPr>
  </w:style>
  <w:style w:type="paragraph" w:customStyle="1" w:styleId="affc">
    <w:name w:val="标准文件_章标题"/>
    <w:next w:val="affff6"/>
    <w:rsid w:val="0055013B"/>
    <w:pPr>
      <w:numPr>
        <w:ilvl w:val="1"/>
        <w:numId w:val="2"/>
      </w:numPr>
      <w:spacing w:beforeLines="100" w:before="100" w:afterLines="100" w:after="100"/>
      <w:jc w:val="both"/>
      <w:outlineLvl w:val="0"/>
    </w:pPr>
    <w:rPr>
      <w:rFonts w:ascii="黑体" w:eastAsia="黑体" w:hAnsi="Times New Roman"/>
      <w:sz w:val="21"/>
    </w:rPr>
  </w:style>
  <w:style w:type="paragraph" w:customStyle="1" w:styleId="affd">
    <w:name w:val="标准文件_一级条标题"/>
    <w:basedOn w:val="affc"/>
    <w:next w:val="affff6"/>
    <w:rsid w:val="0055013B"/>
    <w:pPr>
      <w:numPr>
        <w:ilvl w:val="2"/>
      </w:numPr>
      <w:spacing w:beforeLines="50" w:before="50" w:afterLines="50" w:after="50"/>
      <w:outlineLvl w:val="1"/>
    </w:pPr>
  </w:style>
  <w:style w:type="paragraph" w:customStyle="1" w:styleId="affffff3">
    <w:name w:val="标准文件_一致程度"/>
    <w:basedOn w:val="afff5"/>
    <w:rsid w:val="00D4734F"/>
    <w:pPr>
      <w:spacing w:line="440" w:lineRule="exact"/>
      <w:jc w:val="center"/>
    </w:pPr>
    <w:rPr>
      <w:sz w:val="28"/>
    </w:rPr>
  </w:style>
  <w:style w:type="paragraph" w:customStyle="1" w:styleId="affffff4">
    <w:name w:val="标准文件_引言标题"/>
    <w:next w:val="afff5"/>
    <w:rsid w:val="00D4734F"/>
    <w:pPr>
      <w:shd w:val="clear" w:color="FFFFFF" w:fill="FFFFFF"/>
      <w:spacing w:before="540" w:after="600"/>
      <w:jc w:val="center"/>
      <w:outlineLvl w:val="0"/>
    </w:pPr>
    <w:rPr>
      <w:rFonts w:ascii="黑体" w:eastAsia="黑体" w:hAnsi="Times New Roman"/>
      <w:sz w:val="32"/>
    </w:rPr>
  </w:style>
  <w:style w:type="paragraph" w:customStyle="1" w:styleId="affffff5">
    <w:name w:val="标准文件_英文图表脚注"/>
    <w:basedOn w:val="affff5"/>
    <w:rsid w:val="00D4734F"/>
    <w:pPr>
      <w:widowControl/>
      <w:adjustRightInd/>
      <w:snapToGrid/>
      <w:spacing w:line="240" w:lineRule="auto"/>
      <w:ind w:left="79" w:hangingChars="80" w:hanging="79"/>
    </w:pPr>
    <w:rPr>
      <w:rFonts w:ascii="宋体" w:hAnsi="宋体"/>
    </w:rPr>
  </w:style>
  <w:style w:type="paragraph" w:customStyle="1" w:styleId="af6">
    <w:name w:val="标准文件_数字编号列项（二级）"/>
    <w:rsid w:val="00C72F0E"/>
    <w:pPr>
      <w:numPr>
        <w:ilvl w:val="1"/>
        <w:numId w:val="23"/>
      </w:numPr>
      <w:jc w:val="both"/>
    </w:pPr>
    <w:rPr>
      <w:rFonts w:ascii="宋体" w:hAnsi="Times New Roman"/>
      <w:sz w:val="21"/>
    </w:rPr>
  </w:style>
  <w:style w:type="paragraph" w:customStyle="1" w:styleId="af">
    <w:name w:val="标准文件_英文注："/>
    <w:basedOn w:val="afff5"/>
    <w:next w:val="affff6"/>
    <w:rsid w:val="00AA4286"/>
    <w:pPr>
      <w:numPr>
        <w:numId w:val="8"/>
      </w:numPr>
      <w:tabs>
        <w:tab w:val="left" w:pos="420"/>
      </w:tabs>
      <w:autoSpaceDE w:val="0"/>
      <w:autoSpaceDN w:val="0"/>
      <w:spacing w:line="240" w:lineRule="auto"/>
    </w:pPr>
    <w:rPr>
      <w:rFonts w:ascii="宋体" w:hAnsi="宋体"/>
      <w:kern w:val="0"/>
      <w:sz w:val="18"/>
      <w:szCs w:val="20"/>
    </w:rPr>
  </w:style>
  <w:style w:type="paragraph" w:customStyle="1" w:styleId="aff0">
    <w:name w:val="标准文件_英文注×："/>
    <w:basedOn w:val="afff5"/>
    <w:rsid w:val="006819B8"/>
    <w:pPr>
      <w:numPr>
        <w:numId w:val="9"/>
      </w:numPr>
      <w:tabs>
        <w:tab w:val="left" w:pos="210"/>
      </w:tabs>
      <w:autoSpaceDE w:val="0"/>
      <w:autoSpaceDN w:val="0"/>
      <w:spacing w:line="240" w:lineRule="auto"/>
    </w:pPr>
    <w:rPr>
      <w:rFonts w:ascii="宋体" w:hAnsi="宋体"/>
      <w:kern w:val="0"/>
      <w:szCs w:val="20"/>
    </w:rPr>
  </w:style>
  <w:style w:type="paragraph" w:customStyle="1" w:styleId="aff2">
    <w:name w:val="标准文件_正文表标题"/>
    <w:next w:val="affff6"/>
    <w:rsid w:val="00970CDC"/>
    <w:pPr>
      <w:numPr>
        <w:numId w:val="10"/>
      </w:numPr>
      <w:tabs>
        <w:tab w:val="left" w:pos="0"/>
      </w:tabs>
      <w:spacing w:beforeLines="50" w:before="50" w:afterLines="50" w:after="50"/>
      <w:jc w:val="center"/>
    </w:pPr>
    <w:rPr>
      <w:rFonts w:ascii="黑体" w:eastAsia="黑体" w:hAnsi="Times New Roman"/>
      <w:sz w:val="21"/>
    </w:rPr>
  </w:style>
  <w:style w:type="paragraph" w:customStyle="1" w:styleId="affffff6">
    <w:name w:val="标准文件_正文公式"/>
    <w:basedOn w:val="afff5"/>
    <w:next w:val="affff5"/>
    <w:rsid w:val="00F623AC"/>
    <w:pPr>
      <w:tabs>
        <w:tab w:val="center" w:pos="4678"/>
        <w:tab w:val="right" w:leader="middleDot" w:pos="9356"/>
      </w:tabs>
      <w:spacing w:line="240" w:lineRule="auto"/>
    </w:pPr>
    <w:rPr>
      <w:rFonts w:ascii="宋体" w:hAnsi="宋体"/>
    </w:rPr>
  </w:style>
  <w:style w:type="paragraph" w:customStyle="1" w:styleId="afd">
    <w:name w:val="标准文件_正文图标题"/>
    <w:next w:val="affff6"/>
    <w:rsid w:val="00970CDC"/>
    <w:pPr>
      <w:numPr>
        <w:numId w:val="11"/>
      </w:numPr>
      <w:spacing w:beforeLines="50" w:before="50" w:afterLines="50" w:after="50"/>
      <w:jc w:val="center"/>
    </w:pPr>
    <w:rPr>
      <w:rFonts w:ascii="黑体" w:eastAsia="黑体" w:hAnsi="Times New Roman"/>
      <w:sz w:val="21"/>
    </w:rPr>
  </w:style>
  <w:style w:type="paragraph" w:customStyle="1" w:styleId="afff3">
    <w:name w:val="标准文件_正文英文表标题"/>
    <w:next w:val="affff6"/>
    <w:rsid w:val="00D4734F"/>
    <w:pPr>
      <w:numPr>
        <w:numId w:val="12"/>
      </w:numPr>
      <w:jc w:val="center"/>
    </w:pPr>
    <w:rPr>
      <w:rFonts w:ascii="黑体" w:eastAsia="黑体" w:hAnsi="Times New Roman"/>
      <w:sz w:val="21"/>
    </w:rPr>
  </w:style>
  <w:style w:type="paragraph" w:customStyle="1" w:styleId="afb">
    <w:name w:val="标准文件_正文英文图标题"/>
    <w:next w:val="affff6"/>
    <w:rsid w:val="00D4734F"/>
    <w:pPr>
      <w:numPr>
        <w:numId w:val="13"/>
      </w:numPr>
      <w:jc w:val="center"/>
    </w:pPr>
    <w:rPr>
      <w:rFonts w:ascii="黑体" w:eastAsia="黑体" w:hAnsi="Times New Roman"/>
      <w:sz w:val="21"/>
    </w:rPr>
  </w:style>
  <w:style w:type="paragraph" w:customStyle="1" w:styleId="af7">
    <w:name w:val="标准文件_编号列项（三级）"/>
    <w:rsid w:val="00655D4F"/>
    <w:pPr>
      <w:numPr>
        <w:ilvl w:val="2"/>
        <w:numId w:val="23"/>
      </w:numPr>
    </w:pPr>
    <w:rPr>
      <w:rFonts w:ascii="宋体" w:hAnsi="Times New Roman"/>
      <w:sz w:val="21"/>
    </w:rPr>
  </w:style>
  <w:style w:type="character" w:styleId="affffff7">
    <w:name w:val="Hyperlink"/>
    <w:uiPriority w:val="99"/>
    <w:rsid w:val="00D51BF3"/>
    <w:rPr>
      <w:rFonts w:ascii="宋体" w:eastAsia="宋体" w:hAnsi="Times New Roman"/>
      <w:dstrike w:val="0"/>
      <w:color w:val="auto"/>
      <w:spacing w:val="0"/>
      <w:w w:val="100"/>
      <w:position w:val="0"/>
      <w:sz w:val="21"/>
      <w:u w:val="none"/>
      <w:vertAlign w:val="baseline"/>
    </w:rPr>
  </w:style>
  <w:style w:type="paragraph" w:customStyle="1" w:styleId="a1">
    <w:name w:val="二级无标题条"/>
    <w:basedOn w:val="afff5"/>
    <w:rsid w:val="00D4734F"/>
    <w:pPr>
      <w:numPr>
        <w:ilvl w:val="3"/>
        <w:numId w:val="15"/>
      </w:numPr>
      <w:adjustRightInd/>
      <w:spacing w:line="240" w:lineRule="auto"/>
    </w:pPr>
    <w:rPr>
      <w:rFonts w:ascii="宋体" w:hAnsi="宋体"/>
      <w:szCs w:val="24"/>
    </w:rPr>
  </w:style>
  <w:style w:type="paragraph" w:customStyle="1" w:styleId="affffff8">
    <w:name w:val="发布部门"/>
    <w:next w:val="affff6"/>
    <w:rsid w:val="00D4734F"/>
    <w:pPr>
      <w:framePr w:w="7433" w:h="585" w:hRule="exact" w:hSpace="180" w:vSpace="180" w:wrap="around" w:hAnchor="margin" w:xAlign="center" w:y="14401" w:anchorLock="1"/>
      <w:jc w:val="center"/>
    </w:pPr>
    <w:rPr>
      <w:rFonts w:ascii="宋体" w:hAnsi="Times New Roman"/>
      <w:b/>
      <w:w w:val="135"/>
      <w:sz w:val="36"/>
    </w:rPr>
  </w:style>
  <w:style w:type="paragraph" w:customStyle="1" w:styleId="affffff9">
    <w:name w:val="发布日期"/>
    <w:rsid w:val="00D4734F"/>
    <w:pPr>
      <w:framePr w:w="4000" w:h="473" w:hRule="exact" w:hSpace="180" w:vSpace="180" w:wrap="around" w:hAnchor="margin" w:y="13511" w:anchorLock="1"/>
    </w:pPr>
    <w:rPr>
      <w:rFonts w:ascii="Times New Roman" w:eastAsia="黑体" w:hAnsi="Times New Roman"/>
      <w:sz w:val="28"/>
    </w:rPr>
  </w:style>
  <w:style w:type="paragraph" w:customStyle="1" w:styleId="affffffa">
    <w:name w:val="封面标准代替信息"/>
    <w:basedOn w:val="afff5"/>
    <w:rsid w:val="00D4514F"/>
    <w:pPr>
      <w:framePr w:w="9138" w:h="1244" w:hRule="exact" w:wrap="auto" w:vAnchor="page" w:hAnchor="margin" w:y="2908"/>
      <w:kinsoku w:val="0"/>
      <w:overflowPunct w:val="0"/>
      <w:autoSpaceDE w:val="0"/>
      <w:autoSpaceDN w:val="0"/>
      <w:spacing w:before="57" w:line="280" w:lineRule="exact"/>
      <w:jc w:val="right"/>
      <w:textAlignment w:val="center"/>
    </w:pPr>
    <w:rPr>
      <w:rFonts w:ascii="宋体" w:hAnsi="Times New Roman"/>
      <w:kern w:val="0"/>
      <w:szCs w:val="20"/>
    </w:rPr>
  </w:style>
  <w:style w:type="paragraph" w:customStyle="1" w:styleId="affffffb">
    <w:name w:val="封面标准名称"/>
    <w:rsid w:val="00D4734F"/>
    <w:pPr>
      <w:framePr w:w="9638" w:h="6917" w:hRule="exact" w:wrap="around" w:hAnchor="margin" w:xAlign="center" w:y="5955" w:anchorLock="1"/>
      <w:widowControl w:val="0"/>
      <w:spacing w:line="680" w:lineRule="exact"/>
      <w:jc w:val="center"/>
      <w:textAlignment w:val="center"/>
    </w:pPr>
    <w:rPr>
      <w:rFonts w:ascii="黑体" w:eastAsia="黑体" w:hAnsi="Times New Roman"/>
      <w:sz w:val="52"/>
    </w:rPr>
  </w:style>
  <w:style w:type="paragraph" w:customStyle="1" w:styleId="affffffc">
    <w:name w:val="封面标准文稿编辑信息"/>
    <w:rsid w:val="00D4734F"/>
    <w:pPr>
      <w:spacing w:before="180" w:line="180" w:lineRule="exact"/>
      <w:jc w:val="center"/>
    </w:pPr>
    <w:rPr>
      <w:rFonts w:ascii="宋体" w:hAnsi="Times New Roman"/>
      <w:sz w:val="21"/>
    </w:rPr>
  </w:style>
  <w:style w:type="paragraph" w:customStyle="1" w:styleId="affffffd">
    <w:name w:val="封面标准文稿类别"/>
    <w:rsid w:val="00D4734F"/>
    <w:pPr>
      <w:spacing w:before="440" w:line="400" w:lineRule="exact"/>
      <w:jc w:val="center"/>
    </w:pPr>
    <w:rPr>
      <w:rFonts w:ascii="宋体" w:hAnsi="Times New Roman"/>
      <w:sz w:val="24"/>
    </w:rPr>
  </w:style>
  <w:style w:type="paragraph" w:customStyle="1" w:styleId="affffffe">
    <w:name w:val="封面标准英文名称"/>
    <w:rsid w:val="00815419"/>
    <w:pPr>
      <w:widowControl w:val="0"/>
      <w:spacing w:line="360" w:lineRule="exact"/>
      <w:jc w:val="center"/>
    </w:pPr>
    <w:rPr>
      <w:rFonts w:ascii="Times New Roman" w:hAnsi="Times New Roman"/>
      <w:sz w:val="28"/>
    </w:rPr>
  </w:style>
  <w:style w:type="paragraph" w:customStyle="1" w:styleId="afffffff">
    <w:name w:val="封面一致性程度标识"/>
    <w:rsid w:val="00D4734F"/>
    <w:pPr>
      <w:spacing w:before="440" w:line="440" w:lineRule="exact"/>
      <w:jc w:val="center"/>
    </w:pPr>
    <w:rPr>
      <w:rFonts w:ascii="Times New Roman" w:hAnsi="Times New Roman"/>
      <w:sz w:val="28"/>
    </w:rPr>
  </w:style>
  <w:style w:type="paragraph" w:customStyle="1" w:styleId="afffffff0">
    <w:name w:val="封面正文"/>
    <w:rsid w:val="00D4734F"/>
    <w:pPr>
      <w:jc w:val="both"/>
    </w:pPr>
    <w:rPr>
      <w:rFonts w:ascii="Times New Roman" w:hAnsi="Times New Roman"/>
    </w:rPr>
  </w:style>
  <w:style w:type="paragraph" w:customStyle="1" w:styleId="afffffff1">
    <w:name w:val="附录二级无标题条"/>
    <w:basedOn w:val="afff5"/>
    <w:next w:val="affff6"/>
    <w:rsid w:val="00D4734F"/>
    <w:pPr>
      <w:widowControl/>
      <w:wordWrap w:val="0"/>
      <w:overflowPunct w:val="0"/>
      <w:autoSpaceDE w:val="0"/>
      <w:autoSpaceDN w:val="0"/>
      <w:adjustRightInd/>
      <w:spacing w:line="240" w:lineRule="auto"/>
      <w:textAlignment w:val="baseline"/>
      <w:outlineLvl w:val="3"/>
    </w:pPr>
    <w:rPr>
      <w:rFonts w:ascii="宋体" w:hAnsi="宋体"/>
      <w:kern w:val="21"/>
    </w:rPr>
  </w:style>
  <w:style w:type="paragraph" w:customStyle="1" w:styleId="afffffff2">
    <w:name w:val="附录三级无标题条"/>
    <w:basedOn w:val="afffffff1"/>
    <w:next w:val="affff6"/>
    <w:rsid w:val="00D4734F"/>
    <w:pPr>
      <w:outlineLvl w:val="4"/>
    </w:pPr>
  </w:style>
  <w:style w:type="paragraph" w:customStyle="1" w:styleId="afffffff3">
    <w:name w:val="附录四级无标题条"/>
    <w:basedOn w:val="afffffff2"/>
    <w:next w:val="affff6"/>
    <w:rsid w:val="00D4734F"/>
    <w:pPr>
      <w:outlineLvl w:val="5"/>
    </w:pPr>
  </w:style>
  <w:style w:type="paragraph" w:customStyle="1" w:styleId="afffffff4">
    <w:name w:val="附录图"/>
    <w:next w:val="affff6"/>
    <w:rsid w:val="00D4734F"/>
    <w:pPr>
      <w:wordWrap w:val="0"/>
      <w:overflowPunct w:val="0"/>
      <w:autoSpaceDE w:val="0"/>
      <w:spacing w:beforeLines="50" w:before="50" w:afterLines="50" w:after="50"/>
      <w:jc w:val="center"/>
      <w:textAlignment w:val="baseline"/>
      <w:outlineLvl w:val="1"/>
    </w:pPr>
    <w:rPr>
      <w:rFonts w:ascii="黑体" w:eastAsia="黑体" w:hAnsi="Times New Roman"/>
      <w:kern w:val="21"/>
      <w:sz w:val="21"/>
    </w:rPr>
  </w:style>
  <w:style w:type="paragraph" w:customStyle="1" w:styleId="af2">
    <w:name w:val="标准文件_一级项"/>
    <w:rsid w:val="00C72F0E"/>
    <w:pPr>
      <w:numPr>
        <w:numId w:val="30"/>
      </w:numPr>
    </w:pPr>
    <w:rPr>
      <w:rFonts w:ascii="宋体" w:hAnsi="Times New Roman"/>
      <w:sz w:val="21"/>
    </w:rPr>
  </w:style>
  <w:style w:type="paragraph" w:customStyle="1" w:styleId="afffffff5">
    <w:name w:val="附录五级无标题条"/>
    <w:basedOn w:val="afffffff3"/>
    <w:next w:val="affff6"/>
    <w:rsid w:val="00D4734F"/>
    <w:pPr>
      <w:outlineLvl w:val="6"/>
    </w:pPr>
  </w:style>
  <w:style w:type="paragraph" w:customStyle="1" w:styleId="afffffff6">
    <w:name w:val="附录性质"/>
    <w:basedOn w:val="afff5"/>
    <w:rsid w:val="00D4734F"/>
    <w:pPr>
      <w:widowControl/>
      <w:adjustRightInd/>
      <w:jc w:val="center"/>
    </w:pPr>
    <w:rPr>
      <w:rFonts w:ascii="黑体" w:eastAsia="黑体"/>
    </w:rPr>
  </w:style>
  <w:style w:type="paragraph" w:customStyle="1" w:styleId="afffffff7">
    <w:name w:val="附录一级无标题条"/>
    <w:basedOn w:val="afffff9"/>
    <w:next w:val="affff6"/>
    <w:rsid w:val="00D4734F"/>
    <w:pPr>
      <w:autoSpaceDN w:val="0"/>
      <w:outlineLvl w:val="2"/>
    </w:pPr>
    <w:rPr>
      <w:rFonts w:ascii="宋体" w:eastAsia="宋体" w:hAnsi="宋体"/>
    </w:rPr>
  </w:style>
  <w:style w:type="character" w:customStyle="1" w:styleId="afffffff8">
    <w:name w:val="个人答复风格"/>
    <w:rsid w:val="00D4734F"/>
    <w:rPr>
      <w:rFonts w:ascii="Arial" w:eastAsia="宋体" w:hAnsi="Arial" w:cs="Arial"/>
      <w:color w:val="auto"/>
      <w:spacing w:val="0"/>
      <w:sz w:val="20"/>
    </w:rPr>
  </w:style>
  <w:style w:type="character" w:customStyle="1" w:styleId="afffffff9">
    <w:name w:val="个人撰写风格"/>
    <w:rsid w:val="00D4734F"/>
    <w:rPr>
      <w:rFonts w:ascii="Arial" w:eastAsia="宋体" w:hAnsi="Arial" w:cs="Arial"/>
      <w:color w:val="auto"/>
      <w:spacing w:val="0"/>
      <w:sz w:val="20"/>
    </w:rPr>
  </w:style>
  <w:style w:type="paragraph" w:customStyle="1" w:styleId="afffffffa">
    <w:name w:val="脚注后续"/>
    <w:rsid w:val="00D4734F"/>
    <w:pPr>
      <w:ind w:leftChars="350" w:left="350"/>
      <w:jc w:val="both"/>
    </w:pPr>
    <w:rPr>
      <w:rFonts w:ascii="宋体" w:hAnsi="Times New Roman"/>
      <w:sz w:val="18"/>
    </w:rPr>
  </w:style>
  <w:style w:type="paragraph" w:customStyle="1" w:styleId="afff4">
    <w:name w:val="列项——"/>
    <w:rsid w:val="00D4734F"/>
    <w:pPr>
      <w:widowControl w:val="0"/>
      <w:numPr>
        <w:numId w:val="14"/>
      </w:numPr>
      <w:jc w:val="both"/>
    </w:pPr>
    <w:rPr>
      <w:rFonts w:ascii="宋体" w:hAnsi="宋体"/>
      <w:sz w:val="21"/>
    </w:rPr>
  </w:style>
  <w:style w:type="paragraph" w:customStyle="1" w:styleId="afffffffb">
    <w:name w:val="列项·"/>
    <w:basedOn w:val="affff6"/>
    <w:rsid w:val="00D4734F"/>
    <w:pPr>
      <w:tabs>
        <w:tab w:val="left" w:pos="840"/>
      </w:tabs>
    </w:pPr>
  </w:style>
  <w:style w:type="paragraph" w:customStyle="1" w:styleId="afffffffc">
    <w:name w:val="目次、索引正文"/>
    <w:rsid w:val="00D4734F"/>
    <w:pPr>
      <w:spacing w:line="320" w:lineRule="exact"/>
      <w:jc w:val="both"/>
    </w:pPr>
    <w:rPr>
      <w:rFonts w:ascii="宋体" w:hAnsi="Times New Roman"/>
      <w:sz w:val="21"/>
    </w:rPr>
  </w:style>
  <w:style w:type="paragraph" w:customStyle="1" w:styleId="210">
    <w:name w:val="目录 21"/>
    <w:basedOn w:val="afff5"/>
    <w:next w:val="afff5"/>
    <w:autoRedefine/>
    <w:semiHidden/>
    <w:rsid w:val="00D4734F"/>
    <w:pPr>
      <w:adjustRightInd/>
      <w:spacing w:line="240" w:lineRule="auto"/>
      <w:jc w:val="left"/>
    </w:pPr>
    <w:rPr>
      <w:bCs/>
      <w:iCs/>
    </w:rPr>
  </w:style>
  <w:style w:type="paragraph" w:customStyle="1" w:styleId="31">
    <w:name w:val="目录 31"/>
    <w:basedOn w:val="afff5"/>
    <w:next w:val="afff5"/>
    <w:autoRedefine/>
    <w:semiHidden/>
    <w:rsid w:val="00D4734F"/>
    <w:pPr>
      <w:spacing w:line="240" w:lineRule="auto"/>
    </w:pPr>
    <w:rPr>
      <w:rFonts w:ascii="宋体" w:hAnsi="宋体"/>
      <w:iCs/>
    </w:rPr>
  </w:style>
  <w:style w:type="paragraph" w:customStyle="1" w:styleId="41">
    <w:name w:val="目录 41"/>
    <w:basedOn w:val="afff5"/>
    <w:next w:val="afff5"/>
    <w:autoRedefine/>
    <w:semiHidden/>
    <w:rsid w:val="00D4734F"/>
    <w:pPr>
      <w:adjustRightInd/>
      <w:spacing w:line="240" w:lineRule="auto"/>
      <w:jc w:val="left"/>
    </w:pPr>
  </w:style>
  <w:style w:type="paragraph" w:customStyle="1" w:styleId="51">
    <w:name w:val="目录 51"/>
    <w:basedOn w:val="afff5"/>
    <w:next w:val="afff5"/>
    <w:autoRedefine/>
    <w:semiHidden/>
    <w:rsid w:val="00D4734F"/>
    <w:pPr>
      <w:spacing w:line="240" w:lineRule="auto"/>
    </w:pPr>
    <w:rPr>
      <w:rFonts w:ascii="宋体" w:hAnsi="宋体"/>
    </w:rPr>
  </w:style>
  <w:style w:type="paragraph" w:customStyle="1" w:styleId="61">
    <w:name w:val="目录 61"/>
    <w:basedOn w:val="afff5"/>
    <w:next w:val="afff5"/>
    <w:autoRedefine/>
    <w:semiHidden/>
    <w:rsid w:val="00D4734F"/>
    <w:pPr>
      <w:adjustRightInd/>
      <w:spacing w:line="240" w:lineRule="auto"/>
      <w:jc w:val="left"/>
    </w:pPr>
  </w:style>
  <w:style w:type="paragraph" w:customStyle="1" w:styleId="71">
    <w:name w:val="目录 71"/>
    <w:basedOn w:val="61"/>
    <w:autoRedefine/>
    <w:semiHidden/>
    <w:rsid w:val="00D4734F"/>
    <w:pPr>
      <w:ind w:left="1260"/>
    </w:pPr>
  </w:style>
  <w:style w:type="paragraph" w:customStyle="1" w:styleId="81">
    <w:name w:val="目录 81"/>
    <w:basedOn w:val="71"/>
    <w:autoRedefine/>
    <w:semiHidden/>
    <w:rsid w:val="00D4734F"/>
    <w:pPr>
      <w:ind w:left="1470"/>
    </w:pPr>
  </w:style>
  <w:style w:type="paragraph" w:customStyle="1" w:styleId="91">
    <w:name w:val="目录 91"/>
    <w:basedOn w:val="81"/>
    <w:autoRedefine/>
    <w:semiHidden/>
    <w:rsid w:val="00D4734F"/>
    <w:pPr>
      <w:ind w:left="1680"/>
    </w:pPr>
  </w:style>
  <w:style w:type="paragraph" w:customStyle="1" w:styleId="afffffffd">
    <w:name w:val="其他标准称谓"/>
    <w:rsid w:val="00D4734F"/>
    <w:pPr>
      <w:spacing w:line="0" w:lineRule="atLeast"/>
      <w:jc w:val="distribute"/>
    </w:pPr>
    <w:rPr>
      <w:rFonts w:ascii="黑体" w:eastAsia="黑体" w:hAnsi="宋体"/>
      <w:sz w:val="52"/>
    </w:rPr>
  </w:style>
  <w:style w:type="paragraph" w:customStyle="1" w:styleId="afffffffe">
    <w:name w:val="其他发布部门"/>
    <w:basedOn w:val="affffff8"/>
    <w:rsid w:val="00D4734F"/>
    <w:pPr>
      <w:framePr w:wrap="around"/>
      <w:spacing w:line="0" w:lineRule="atLeast"/>
    </w:pPr>
    <w:rPr>
      <w:rFonts w:ascii="黑体" w:eastAsia="黑体"/>
      <w:b w:val="0"/>
    </w:rPr>
  </w:style>
  <w:style w:type="paragraph" w:customStyle="1" w:styleId="affb">
    <w:name w:val="前言标题"/>
    <w:next w:val="afff5"/>
    <w:rsid w:val="00D4734F"/>
    <w:pPr>
      <w:numPr>
        <w:numId w:val="2"/>
      </w:numPr>
      <w:shd w:val="clear" w:color="FFFFFF" w:fill="FFFFFF"/>
      <w:spacing w:before="540" w:after="600"/>
      <w:jc w:val="center"/>
      <w:outlineLvl w:val="0"/>
    </w:pPr>
    <w:rPr>
      <w:rFonts w:ascii="黑体" w:eastAsia="黑体" w:hAnsi="Times New Roman"/>
      <w:sz w:val="32"/>
    </w:rPr>
  </w:style>
  <w:style w:type="paragraph" w:customStyle="1" w:styleId="a2">
    <w:name w:val="三级无标题条"/>
    <w:basedOn w:val="afff5"/>
    <w:rsid w:val="00D4734F"/>
    <w:pPr>
      <w:numPr>
        <w:ilvl w:val="4"/>
        <w:numId w:val="15"/>
      </w:numPr>
      <w:adjustRightInd/>
      <w:spacing w:line="240" w:lineRule="auto"/>
    </w:pPr>
    <w:rPr>
      <w:rFonts w:ascii="宋体" w:hAnsi="宋体"/>
      <w:szCs w:val="24"/>
    </w:rPr>
  </w:style>
  <w:style w:type="paragraph" w:customStyle="1" w:styleId="affffffff">
    <w:name w:val="实施日期"/>
    <w:basedOn w:val="affffff9"/>
    <w:rsid w:val="00D4734F"/>
    <w:pPr>
      <w:framePr w:hSpace="0" w:wrap="around" w:xAlign="right"/>
      <w:jc w:val="right"/>
    </w:pPr>
  </w:style>
  <w:style w:type="paragraph" w:customStyle="1" w:styleId="a3">
    <w:name w:val="四级无标题条"/>
    <w:basedOn w:val="afff5"/>
    <w:rsid w:val="00D4734F"/>
    <w:pPr>
      <w:numPr>
        <w:ilvl w:val="5"/>
        <w:numId w:val="15"/>
      </w:numPr>
      <w:adjustRightInd/>
      <w:spacing w:line="240" w:lineRule="auto"/>
    </w:pPr>
    <w:rPr>
      <w:rFonts w:ascii="宋体" w:hAnsi="宋体"/>
      <w:szCs w:val="24"/>
    </w:rPr>
  </w:style>
  <w:style w:type="paragraph" w:styleId="affffffff0">
    <w:name w:val="table of figures"/>
    <w:basedOn w:val="afff5"/>
    <w:next w:val="afff5"/>
    <w:semiHidden/>
    <w:rsid w:val="00D4734F"/>
    <w:pPr>
      <w:adjustRightInd/>
      <w:spacing w:line="240" w:lineRule="auto"/>
      <w:jc w:val="left"/>
    </w:pPr>
    <w:rPr>
      <w:szCs w:val="24"/>
    </w:rPr>
  </w:style>
  <w:style w:type="paragraph" w:customStyle="1" w:styleId="affffffff1">
    <w:name w:val="文献分类号"/>
    <w:rsid w:val="00D4734F"/>
    <w:pPr>
      <w:framePr w:hSpace="180" w:vSpace="180" w:wrap="around" w:hAnchor="margin" w:y="1" w:anchorLock="1"/>
      <w:widowControl w:val="0"/>
      <w:textAlignment w:val="center"/>
    </w:pPr>
    <w:rPr>
      <w:rFonts w:ascii="Times New Roman" w:eastAsia="黑体" w:hAnsi="Times New Roman"/>
      <w:sz w:val="21"/>
    </w:rPr>
  </w:style>
  <w:style w:type="paragraph" w:customStyle="1" w:styleId="affffffff2">
    <w:name w:val="无标题条"/>
    <w:next w:val="affff6"/>
    <w:rsid w:val="00D4734F"/>
    <w:pPr>
      <w:jc w:val="both"/>
    </w:pPr>
    <w:rPr>
      <w:rFonts w:ascii="宋体" w:hAnsi="宋体"/>
      <w:sz w:val="21"/>
    </w:rPr>
  </w:style>
  <w:style w:type="paragraph" w:customStyle="1" w:styleId="a4">
    <w:name w:val="五级无标题条"/>
    <w:basedOn w:val="afff5"/>
    <w:rsid w:val="00D4734F"/>
    <w:pPr>
      <w:numPr>
        <w:ilvl w:val="6"/>
        <w:numId w:val="15"/>
      </w:numPr>
      <w:adjustRightInd/>
    </w:pPr>
    <w:rPr>
      <w:szCs w:val="24"/>
    </w:rPr>
  </w:style>
  <w:style w:type="character" w:styleId="affffffff3">
    <w:name w:val="page number"/>
    <w:rsid w:val="00D4734F"/>
    <w:rPr>
      <w:rFonts w:ascii="宋体" w:eastAsia="宋体" w:hAnsi="Times New Roman"/>
      <w:sz w:val="18"/>
    </w:rPr>
  </w:style>
  <w:style w:type="paragraph" w:customStyle="1" w:styleId="a0">
    <w:name w:val="一级无标题条"/>
    <w:basedOn w:val="afff5"/>
    <w:rsid w:val="00D4734F"/>
    <w:pPr>
      <w:numPr>
        <w:ilvl w:val="2"/>
        <w:numId w:val="15"/>
      </w:numPr>
      <w:adjustRightInd/>
      <w:spacing w:before="10" w:after="10" w:line="240" w:lineRule="auto"/>
    </w:pPr>
    <w:rPr>
      <w:rFonts w:ascii="宋体" w:hAnsi="宋体"/>
      <w:szCs w:val="24"/>
    </w:rPr>
  </w:style>
  <w:style w:type="paragraph" w:styleId="affffffff4">
    <w:name w:val="Normal Indent"/>
    <w:basedOn w:val="afff5"/>
    <w:rsid w:val="00D4734F"/>
    <w:pPr>
      <w:ind w:firstLine="420"/>
    </w:pPr>
  </w:style>
  <w:style w:type="paragraph" w:customStyle="1" w:styleId="affffffff5">
    <w:name w:val="注:后续"/>
    <w:rsid w:val="00D4734F"/>
    <w:pPr>
      <w:spacing w:line="300" w:lineRule="exact"/>
      <w:ind w:leftChars="400" w:left="600" w:hangingChars="200" w:hanging="200"/>
      <w:jc w:val="both"/>
    </w:pPr>
    <w:rPr>
      <w:rFonts w:ascii="宋体" w:hAnsi="Times New Roman"/>
      <w:sz w:val="18"/>
    </w:rPr>
  </w:style>
  <w:style w:type="paragraph" w:customStyle="1" w:styleId="affffffff6">
    <w:name w:val="注×:后续"/>
    <w:basedOn w:val="affffffff5"/>
    <w:rsid w:val="00D4734F"/>
    <w:pPr>
      <w:ind w:leftChars="0" w:left="1406" w:firstLineChars="0" w:hanging="499"/>
    </w:pPr>
  </w:style>
  <w:style w:type="paragraph" w:customStyle="1" w:styleId="affffffff7">
    <w:name w:val="标准文件_一级无标题"/>
    <w:basedOn w:val="affd"/>
    <w:qFormat/>
    <w:rsid w:val="00BA263B"/>
    <w:pPr>
      <w:spacing w:beforeLines="0" w:before="0" w:afterLines="0" w:after="0"/>
      <w:outlineLvl w:val="9"/>
    </w:pPr>
    <w:rPr>
      <w:rFonts w:ascii="宋体" w:eastAsia="宋体"/>
    </w:rPr>
  </w:style>
  <w:style w:type="paragraph" w:customStyle="1" w:styleId="affffffff8">
    <w:name w:val="标准文件_五级无标题"/>
    <w:basedOn w:val="afff1"/>
    <w:qFormat/>
    <w:rsid w:val="00BA263B"/>
    <w:pPr>
      <w:spacing w:beforeLines="0" w:before="0" w:afterLines="0" w:after="0"/>
      <w:outlineLvl w:val="9"/>
    </w:pPr>
    <w:rPr>
      <w:rFonts w:ascii="宋体" w:eastAsia="宋体"/>
    </w:rPr>
  </w:style>
  <w:style w:type="paragraph" w:customStyle="1" w:styleId="affffffff9">
    <w:name w:val="标准文件_三级无标题"/>
    <w:basedOn w:val="afff"/>
    <w:qFormat/>
    <w:rsid w:val="00BA263B"/>
    <w:pPr>
      <w:spacing w:beforeLines="0" w:before="0" w:afterLines="0" w:after="0"/>
      <w:outlineLvl w:val="9"/>
    </w:pPr>
    <w:rPr>
      <w:rFonts w:ascii="宋体" w:eastAsia="宋体"/>
    </w:rPr>
  </w:style>
  <w:style w:type="paragraph" w:customStyle="1" w:styleId="affffffffa">
    <w:name w:val="标准文件_二级无标题"/>
    <w:basedOn w:val="affe"/>
    <w:qFormat/>
    <w:rsid w:val="00BA263B"/>
    <w:pPr>
      <w:spacing w:beforeLines="0" w:before="0" w:afterLines="0" w:after="0"/>
      <w:outlineLvl w:val="9"/>
    </w:pPr>
    <w:rPr>
      <w:rFonts w:ascii="宋体" w:eastAsia="宋体"/>
    </w:rPr>
  </w:style>
  <w:style w:type="paragraph" w:customStyle="1" w:styleId="affffffffb">
    <w:name w:val="标准_四级无标题"/>
    <w:basedOn w:val="afff0"/>
    <w:next w:val="affff6"/>
    <w:qFormat/>
    <w:rsid w:val="00D27582"/>
    <w:rPr>
      <w:rFonts w:eastAsia="宋体"/>
    </w:rPr>
  </w:style>
  <w:style w:type="paragraph" w:customStyle="1" w:styleId="affffffffc">
    <w:name w:val="标准文件_四级无标题"/>
    <w:basedOn w:val="afff0"/>
    <w:qFormat/>
    <w:rsid w:val="00BA263B"/>
    <w:pPr>
      <w:spacing w:beforeLines="0" w:before="0" w:afterLines="0" w:after="0"/>
      <w:outlineLvl w:val="9"/>
    </w:pPr>
    <w:rPr>
      <w:rFonts w:ascii="宋体" w:eastAsia="宋体" w:hAnsi="黑体"/>
      <w:szCs w:val="52"/>
    </w:rPr>
  </w:style>
  <w:style w:type="paragraph" w:customStyle="1" w:styleId="aff1">
    <w:name w:val="标准文件_大写罗马数字编号列项"/>
    <w:basedOn w:val="affff6"/>
    <w:rsid w:val="00B831CE"/>
    <w:pPr>
      <w:numPr>
        <w:numId w:val="16"/>
      </w:numPr>
      <w:ind w:firstLineChars="0" w:firstLine="0"/>
    </w:pPr>
    <w:rPr>
      <w:rFonts w:ascii="Times New Roman" w:cs="Arial"/>
      <w:szCs w:val="28"/>
    </w:rPr>
  </w:style>
  <w:style w:type="paragraph" w:customStyle="1" w:styleId="ae">
    <w:name w:val="标准文件_小写罗马数字编号列项"/>
    <w:basedOn w:val="affff6"/>
    <w:rsid w:val="00E34A98"/>
    <w:pPr>
      <w:numPr>
        <w:numId w:val="17"/>
      </w:numPr>
      <w:ind w:firstLineChars="0" w:firstLine="0"/>
    </w:pPr>
    <w:rPr>
      <w:rFonts w:cs="Arial"/>
      <w:szCs w:val="28"/>
    </w:rPr>
  </w:style>
  <w:style w:type="paragraph" w:customStyle="1" w:styleId="affffffffd">
    <w:name w:val="标准文件_附录标题"/>
    <w:basedOn w:val="aff3"/>
    <w:qFormat/>
    <w:rsid w:val="00C9435D"/>
    <w:pPr>
      <w:numPr>
        <w:numId w:val="0"/>
      </w:numPr>
      <w:spacing w:after="280"/>
      <w:outlineLvl w:val="9"/>
    </w:pPr>
  </w:style>
  <w:style w:type="paragraph" w:customStyle="1" w:styleId="affffffffe">
    <w:name w:val="标准文件_二级项"/>
    <w:rsid w:val="00C72F0E"/>
    <w:rPr>
      <w:rFonts w:ascii="宋体" w:hAnsi="Times New Roman"/>
      <w:sz w:val="21"/>
    </w:rPr>
  </w:style>
  <w:style w:type="paragraph" w:customStyle="1" w:styleId="af3">
    <w:name w:val="标准文件_三级项"/>
    <w:basedOn w:val="afff5"/>
    <w:rsid w:val="00E82554"/>
    <w:pPr>
      <w:numPr>
        <w:ilvl w:val="2"/>
        <w:numId w:val="30"/>
      </w:numPr>
      <w:spacing w:line="-300" w:lineRule="auto"/>
    </w:pPr>
    <w:rPr>
      <w:rFonts w:ascii="Times New Roman" w:hAnsi="Times New Roman"/>
    </w:rPr>
  </w:style>
  <w:style w:type="paragraph" w:customStyle="1" w:styleId="affa">
    <w:name w:val="图表脚注说明"/>
    <w:basedOn w:val="afff5"/>
    <w:next w:val="affff6"/>
    <w:rsid w:val="00D035EC"/>
    <w:pPr>
      <w:numPr>
        <w:numId w:val="21"/>
      </w:numPr>
      <w:adjustRightInd/>
      <w:spacing w:line="240" w:lineRule="auto"/>
      <w:ind w:left="783"/>
    </w:pPr>
    <w:rPr>
      <w:rFonts w:ascii="宋体" w:hAnsi="Times New Roman"/>
      <w:sz w:val="18"/>
      <w:szCs w:val="18"/>
    </w:rPr>
  </w:style>
  <w:style w:type="paragraph" w:customStyle="1" w:styleId="af5">
    <w:name w:val="标准文件_字母编号列项（一级）"/>
    <w:rsid w:val="00C72F0E"/>
    <w:pPr>
      <w:numPr>
        <w:numId w:val="23"/>
      </w:numPr>
      <w:jc w:val="both"/>
    </w:pPr>
    <w:rPr>
      <w:rFonts w:ascii="宋体" w:hAnsi="Times New Roman"/>
      <w:sz w:val="21"/>
    </w:rPr>
  </w:style>
  <w:style w:type="paragraph" w:customStyle="1" w:styleId="afffffffff">
    <w:name w:val="标准文件_索引字母"/>
    <w:next w:val="affff6"/>
    <w:qFormat/>
    <w:rsid w:val="00977D02"/>
    <w:pPr>
      <w:jc w:val="center"/>
    </w:pPr>
    <w:rPr>
      <w:rFonts w:ascii="宋体" w:eastAsia="Times New Roman" w:hAnsi="宋体"/>
      <w:b/>
      <w:kern w:val="2"/>
      <w:sz w:val="21"/>
    </w:rPr>
  </w:style>
  <w:style w:type="paragraph" w:customStyle="1" w:styleId="afffffffff0">
    <w:name w:val="标准文件_附录前"/>
    <w:next w:val="affff6"/>
    <w:qFormat/>
    <w:rsid w:val="00B56FBE"/>
    <w:pPr>
      <w:spacing w:line="20" w:lineRule="atLeast"/>
      <w:ind w:firstLine="200"/>
    </w:pPr>
    <w:rPr>
      <w:rFonts w:ascii="宋体" w:hAnsi="宋体"/>
      <w:kern w:val="2"/>
      <w:sz w:val="10"/>
    </w:rPr>
  </w:style>
  <w:style w:type="paragraph" w:customStyle="1" w:styleId="afffffffff1">
    <w:name w:val="标准文件_正文标准名称"/>
    <w:qFormat/>
    <w:rsid w:val="00790CA3"/>
    <w:pPr>
      <w:spacing w:after="640" w:line="400" w:lineRule="exact"/>
      <w:jc w:val="center"/>
    </w:pPr>
    <w:rPr>
      <w:rFonts w:ascii="黑体" w:eastAsia="黑体" w:hAnsi="黑体"/>
      <w:kern w:val="2"/>
      <w:sz w:val="32"/>
      <w:szCs w:val="32"/>
    </w:rPr>
  </w:style>
  <w:style w:type="paragraph" w:customStyle="1" w:styleId="afffffffff2">
    <w:name w:val="标准文件_表格"/>
    <w:basedOn w:val="affff6"/>
    <w:qFormat/>
    <w:rsid w:val="006D16C4"/>
    <w:pPr>
      <w:ind w:firstLineChars="0" w:firstLine="0"/>
      <w:jc w:val="center"/>
    </w:pPr>
    <w:rPr>
      <w:sz w:val="18"/>
    </w:rPr>
  </w:style>
  <w:style w:type="paragraph" w:customStyle="1" w:styleId="afff2">
    <w:name w:val="标准文件_注："/>
    <w:next w:val="affff6"/>
    <w:rsid w:val="006819B8"/>
    <w:pPr>
      <w:widowControl w:val="0"/>
      <w:numPr>
        <w:numId w:val="24"/>
      </w:numPr>
      <w:autoSpaceDE w:val="0"/>
      <w:autoSpaceDN w:val="0"/>
      <w:jc w:val="both"/>
    </w:pPr>
    <w:rPr>
      <w:rFonts w:ascii="宋体" w:hAnsi="Times New Roman"/>
      <w:sz w:val="18"/>
      <w:szCs w:val="18"/>
    </w:rPr>
  </w:style>
  <w:style w:type="paragraph" w:customStyle="1" w:styleId="a5">
    <w:name w:val="标准文件_注×："/>
    <w:rsid w:val="00614CC1"/>
    <w:pPr>
      <w:widowControl w:val="0"/>
      <w:numPr>
        <w:numId w:val="25"/>
      </w:numPr>
      <w:autoSpaceDE w:val="0"/>
      <w:autoSpaceDN w:val="0"/>
      <w:jc w:val="both"/>
    </w:pPr>
    <w:rPr>
      <w:rFonts w:ascii="宋体" w:hAnsi="Times New Roman"/>
      <w:sz w:val="18"/>
      <w:szCs w:val="18"/>
    </w:rPr>
  </w:style>
  <w:style w:type="paragraph" w:customStyle="1" w:styleId="ac">
    <w:name w:val="标准文件_示例："/>
    <w:next w:val="afffffffff3"/>
    <w:rsid w:val="00FA73B1"/>
    <w:pPr>
      <w:widowControl w:val="0"/>
      <w:numPr>
        <w:numId w:val="26"/>
      </w:numPr>
      <w:jc w:val="both"/>
    </w:pPr>
    <w:rPr>
      <w:rFonts w:ascii="宋体" w:hAnsi="Times New Roman"/>
      <w:sz w:val="18"/>
      <w:szCs w:val="18"/>
    </w:rPr>
  </w:style>
  <w:style w:type="paragraph" w:customStyle="1" w:styleId="afa">
    <w:name w:val="标准文件_示例×："/>
    <w:basedOn w:val="afff5"/>
    <w:next w:val="afffffffff3"/>
    <w:qFormat/>
    <w:rsid w:val="007A41C8"/>
    <w:pPr>
      <w:widowControl/>
      <w:numPr>
        <w:numId w:val="27"/>
      </w:numPr>
      <w:adjustRightInd/>
      <w:spacing w:line="240" w:lineRule="auto"/>
    </w:pPr>
    <w:rPr>
      <w:rFonts w:ascii="宋体" w:hAnsi="Times New Roman"/>
      <w:kern w:val="0"/>
      <w:sz w:val="18"/>
      <w:szCs w:val="18"/>
    </w:rPr>
  </w:style>
  <w:style w:type="character" w:customStyle="1" w:styleId="Char4">
    <w:name w:val="标准文件_段 Char"/>
    <w:link w:val="affff6"/>
    <w:qFormat/>
    <w:rsid w:val="00BA263B"/>
    <w:rPr>
      <w:rFonts w:ascii="宋体" w:hAnsi="Times New Roman"/>
      <w:noProof/>
      <w:sz w:val="21"/>
    </w:rPr>
  </w:style>
  <w:style w:type="paragraph" w:customStyle="1" w:styleId="afffffffff4">
    <w:name w:val="标准文件_表格续"/>
    <w:basedOn w:val="affff6"/>
    <w:next w:val="affff6"/>
    <w:qFormat/>
    <w:rsid w:val="003F6272"/>
    <w:pPr>
      <w:jc w:val="center"/>
    </w:pPr>
    <w:rPr>
      <w:rFonts w:ascii="黑体" w:eastAsia="黑体" w:hAnsi="黑体"/>
    </w:rPr>
  </w:style>
  <w:style w:type="paragraph" w:styleId="10">
    <w:name w:val="toc 1"/>
    <w:basedOn w:val="afff5"/>
    <w:next w:val="afff5"/>
    <w:autoRedefine/>
    <w:uiPriority w:val="39"/>
    <w:unhideWhenUsed/>
    <w:rsid w:val="00EB1E69"/>
    <w:rPr>
      <w:rFonts w:ascii="宋体"/>
    </w:rPr>
  </w:style>
  <w:style w:type="table" w:styleId="afffffffff5">
    <w:name w:val="Table Grid"/>
    <w:basedOn w:val="afff7"/>
    <w:uiPriority w:val="39"/>
    <w:rsid w:val="001265C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ffffff6">
    <w:name w:val="Placeholder Text"/>
    <w:basedOn w:val="afff6"/>
    <w:uiPriority w:val="99"/>
    <w:semiHidden/>
    <w:rsid w:val="00445574"/>
    <w:rPr>
      <w:color w:val="808080"/>
    </w:rPr>
  </w:style>
  <w:style w:type="paragraph" w:customStyle="1" w:styleId="2">
    <w:name w:val="标准文件_二级项2"/>
    <w:basedOn w:val="affff6"/>
    <w:qFormat/>
    <w:rsid w:val="00C72F0E"/>
    <w:pPr>
      <w:numPr>
        <w:ilvl w:val="1"/>
        <w:numId w:val="30"/>
      </w:numPr>
      <w:ind w:left="1271" w:firstLineChars="0" w:hanging="420"/>
    </w:pPr>
  </w:style>
  <w:style w:type="paragraph" w:customStyle="1" w:styleId="21">
    <w:name w:val="标准文件_三级项2"/>
    <w:basedOn w:val="affff6"/>
    <w:qFormat/>
    <w:rsid w:val="00313B85"/>
    <w:pPr>
      <w:numPr>
        <w:numId w:val="29"/>
      </w:numPr>
      <w:spacing w:line="300" w:lineRule="exact"/>
      <w:ind w:left="1276" w:firstLineChars="0" w:hanging="425"/>
    </w:pPr>
    <w:rPr>
      <w:rFonts w:ascii="Times New Roman"/>
    </w:rPr>
  </w:style>
  <w:style w:type="paragraph" w:customStyle="1" w:styleId="20">
    <w:name w:val="标准文件_一级项2"/>
    <w:basedOn w:val="affff6"/>
    <w:qFormat/>
    <w:rsid w:val="00AE070A"/>
    <w:pPr>
      <w:numPr>
        <w:numId w:val="31"/>
      </w:numPr>
      <w:spacing w:line="300" w:lineRule="exact"/>
      <w:ind w:left="1271" w:firstLineChars="0" w:hanging="420"/>
    </w:pPr>
    <w:rPr>
      <w:rFonts w:ascii="Times New Roman"/>
    </w:rPr>
  </w:style>
  <w:style w:type="paragraph" w:customStyle="1" w:styleId="afffffffff7">
    <w:name w:val="标准文件_提示"/>
    <w:basedOn w:val="affff6"/>
    <w:next w:val="affff6"/>
    <w:qFormat/>
    <w:rsid w:val="00365F86"/>
    <w:pPr>
      <w:ind w:firstLine="420"/>
    </w:pPr>
    <w:rPr>
      <w:rFonts w:ascii="黑体" w:eastAsia="黑体"/>
    </w:rPr>
  </w:style>
  <w:style w:type="character" w:customStyle="1" w:styleId="afffffffff8">
    <w:name w:val="标准文件_来源"/>
    <w:basedOn w:val="afff6"/>
    <w:uiPriority w:val="1"/>
    <w:qFormat/>
    <w:rsid w:val="00991875"/>
    <w:rPr>
      <w:rFonts w:eastAsia="宋体"/>
      <w:sz w:val="21"/>
    </w:rPr>
  </w:style>
  <w:style w:type="paragraph" w:customStyle="1" w:styleId="afffffffff9">
    <w:name w:val="标准文件_图表说明"/>
    <w:qFormat/>
    <w:rsid w:val="00A8446B"/>
    <w:pPr>
      <w:spacing w:line="276" w:lineRule="auto"/>
      <w:ind w:firstLine="420"/>
    </w:pPr>
    <w:rPr>
      <w:rFonts w:ascii="宋体" w:hAnsi="宋体"/>
      <w:kern w:val="2"/>
      <w:sz w:val="18"/>
    </w:rPr>
  </w:style>
  <w:style w:type="paragraph" w:customStyle="1" w:styleId="afffffffffa">
    <w:name w:val="其他发布日期"/>
    <w:basedOn w:val="affffff9"/>
    <w:rsid w:val="00CD50A1"/>
    <w:pPr>
      <w:framePr w:w="3997" w:h="471" w:hRule="exact" w:hSpace="0" w:vSpace="181" w:wrap="around" w:vAnchor="page" w:hAnchor="page" w:x="1419" w:y="14097"/>
    </w:pPr>
  </w:style>
  <w:style w:type="paragraph" w:customStyle="1" w:styleId="afffffffffb">
    <w:name w:val="其他实施日期"/>
    <w:basedOn w:val="affffffff"/>
    <w:rsid w:val="00CD50A1"/>
    <w:pPr>
      <w:framePr w:w="3997" w:h="471" w:hRule="exact" w:vSpace="181" w:wrap="around" w:vAnchor="page" w:hAnchor="page" w:x="7089" w:y="14097"/>
    </w:pPr>
  </w:style>
  <w:style w:type="paragraph" w:customStyle="1" w:styleId="afffffffffc">
    <w:name w:val="标准文件_文件编号"/>
    <w:basedOn w:val="affff6"/>
    <w:qFormat/>
    <w:rsid w:val="000F19D5"/>
    <w:pPr>
      <w:framePr w:w="9356" w:h="624" w:hRule="exact" w:hSpace="181" w:vSpace="181" w:wrap="auto" w:vAnchor="page" w:hAnchor="page" w:x="1419" w:y="3284"/>
      <w:wordWrap w:val="0"/>
      <w:spacing w:line="280" w:lineRule="exact"/>
      <w:ind w:firstLineChars="0" w:firstLine="0"/>
      <w:jc w:val="right"/>
    </w:pPr>
    <w:rPr>
      <w:rFonts w:ascii="黑体" w:eastAsia="黑体"/>
      <w:bCs/>
      <w:sz w:val="28"/>
      <w:szCs w:val="28"/>
    </w:rPr>
  </w:style>
  <w:style w:type="paragraph" w:customStyle="1" w:styleId="afffffffffd">
    <w:name w:val="标准文件_替换文件编号"/>
    <w:basedOn w:val="afffffffffc"/>
    <w:qFormat/>
    <w:rsid w:val="00A952D7"/>
    <w:pPr>
      <w:framePr w:wrap="auto"/>
      <w:spacing w:before="57"/>
    </w:pPr>
    <w:rPr>
      <w:sz w:val="21"/>
    </w:rPr>
  </w:style>
  <w:style w:type="paragraph" w:customStyle="1" w:styleId="afffffffffe">
    <w:name w:val="标准文件_文件名称"/>
    <w:basedOn w:val="affff6"/>
    <w:next w:val="affff6"/>
    <w:qFormat/>
    <w:rsid w:val="00FE576A"/>
    <w:pPr>
      <w:framePr w:w="9639" w:h="6976" w:hRule="exact" w:wrap="auto" w:vAnchor="page" w:hAnchor="page" w:y="6408"/>
      <w:autoSpaceDE/>
      <w:autoSpaceDN/>
      <w:spacing w:line="700" w:lineRule="exact"/>
      <w:ind w:firstLineChars="0" w:firstLine="0"/>
      <w:jc w:val="center"/>
    </w:pPr>
    <w:rPr>
      <w:rFonts w:ascii="黑体" w:eastAsia="黑体" w:hAnsi="黑体"/>
      <w:bCs/>
      <w:sz w:val="52"/>
    </w:rPr>
  </w:style>
  <w:style w:type="paragraph" w:styleId="30">
    <w:name w:val="toc 3"/>
    <w:basedOn w:val="afff5"/>
    <w:next w:val="afff5"/>
    <w:autoRedefine/>
    <w:uiPriority w:val="39"/>
    <w:unhideWhenUsed/>
    <w:rsid w:val="00EB1E69"/>
    <w:pPr>
      <w:spacing w:line="300" w:lineRule="exact"/>
      <w:ind w:left="420"/>
    </w:pPr>
    <w:rPr>
      <w:rFonts w:ascii="宋体"/>
    </w:rPr>
  </w:style>
  <w:style w:type="paragraph" w:styleId="40">
    <w:name w:val="toc 4"/>
    <w:basedOn w:val="afff5"/>
    <w:next w:val="afff5"/>
    <w:autoRedefine/>
    <w:uiPriority w:val="39"/>
    <w:unhideWhenUsed/>
    <w:rsid w:val="00EB1E69"/>
    <w:pPr>
      <w:tabs>
        <w:tab w:val="right" w:leader="dot" w:pos="9344"/>
      </w:tabs>
      <w:spacing w:line="300" w:lineRule="exact"/>
      <w:ind w:left="629"/>
    </w:pPr>
    <w:rPr>
      <w:rFonts w:ascii="宋体"/>
    </w:rPr>
  </w:style>
  <w:style w:type="paragraph" w:styleId="50">
    <w:name w:val="toc 5"/>
    <w:basedOn w:val="afff5"/>
    <w:next w:val="afff5"/>
    <w:autoRedefine/>
    <w:uiPriority w:val="39"/>
    <w:unhideWhenUsed/>
    <w:rsid w:val="00EB1E69"/>
    <w:pPr>
      <w:ind w:left="839"/>
    </w:pPr>
    <w:rPr>
      <w:rFonts w:ascii="宋体"/>
    </w:rPr>
  </w:style>
  <w:style w:type="paragraph" w:styleId="60">
    <w:name w:val="toc 6"/>
    <w:basedOn w:val="afff5"/>
    <w:next w:val="afff5"/>
    <w:autoRedefine/>
    <w:uiPriority w:val="39"/>
    <w:unhideWhenUsed/>
    <w:rsid w:val="00EB1E69"/>
    <w:pPr>
      <w:spacing w:line="300" w:lineRule="exact"/>
      <w:ind w:left="1049"/>
    </w:pPr>
    <w:rPr>
      <w:rFonts w:ascii="宋体"/>
    </w:rPr>
  </w:style>
  <w:style w:type="paragraph" w:styleId="70">
    <w:name w:val="toc 7"/>
    <w:basedOn w:val="afff5"/>
    <w:next w:val="afff5"/>
    <w:autoRedefine/>
    <w:uiPriority w:val="39"/>
    <w:unhideWhenUsed/>
    <w:rsid w:val="00EB1E69"/>
    <w:pPr>
      <w:tabs>
        <w:tab w:val="right" w:leader="dot" w:pos="9344"/>
      </w:tabs>
      <w:spacing w:line="300" w:lineRule="exact"/>
      <w:ind w:left="1259"/>
    </w:pPr>
    <w:rPr>
      <w:rFonts w:ascii="宋体"/>
    </w:rPr>
  </w:style>
  <w:style w:type="paragraph" w:customStyle="1" w:styleId="af8">
    <w:name w:val="标准文件_附录图标号"/>
    <w:basedOn w:val="affff6"/>
    <w:next w:val="affff6"/>
    <w:qFormat/>
    <w:rsid w:val="00113B1E"/>
    <w:pPr>
      <w:numPr>
        <w:numId w:val="18"/>
      </w:numPr>
      <w:spacing w:line="14" w:lineRule="exact"/>
      <w:ind w:firstLineChars="0" w:firstLine="0"/>
      <w:jc w:val="center"/>
    </w:pPr>
    <w:rPr>
      <w:rFonts w:ascii="黑体" w:eastAsia="黑体" w:hAnsi="黑体"/>
      <w:vanish/>
      <w:sz w:val="2"/>
      <w:szCs w:val="21"/>
    </w:rPr>
  </w:style>
  <w:style w:type="paragraph" w:customStyle="1" w:styleId="afe">
    <w:name w:val="标准文件_附录表标号"/>
    <w:basedOn w:val="affff6"/>
    <w:next w:val="affff6"/>
    <w:qFormat/>
    <w:rsid w:val="009B6029"/>
    <w:pPr>
      <w:numPr>
        <w:numId w:val="32"/>
      </w:numPr>
      <w:spacing w:line="14" w:lineRule="exact"/>
      <w:ind w:firstLineChars="0" w:firstLine="0"/>
      <w:jc w:val="center"/>
    </w:pPr>
    <w:rPr>
      <w:rFonts w:eastAsia="黑体"/>
      <w:vanish/>
      <w:sz w:val="2"/>
    </w:rPr>
  </w:style>
  <w:style w:type="paragraph" w:styleId="23">
    <w:name w:val="toc 2"/>
    <w:basedOn w:val="afff5"/>
    <w:next w:val="afff5"/>
    <w:autoRedefine/>
    <w:uiPriority w:val="39"/>
    <w:unhideWhenUsed/>
    <w:rsid w:val="00EB1E69"/>
    <w:pPr>
      <w:tabs>
        <w:tab w:val="right" w:leader="dot" w:pos="9344"/>
      </w:tabs>
      <w:spacing w:line="300" w:lineRule="exact"/>
      <w:ind w:left="210"/>
    </w:pPr>
    <w:rPr>
      <w:rFonts w:ascii="宋体"/>
    </w:rPr>
  </w:style>
  <w:style w:type="paragraph" w:customStyle="1" w:styleId="a7">
    <w:name w:val="标准文件_引言一级条标题"/>
    <w:basedOn w:val="affff6"/>
    <w:next w:val="affff6"/>
    <w:qFormat/>
    <w:rsid w:val="00E030F9"/>
    <w:pPr>
      <w:numPr>
        <w:ilvl w:val="1"/>
        <w:numId w:val="36"/>
      </w:numPr>
      <w:spacing w:beforeLines="50" w:before="50" w:afterLines="50" w:after="50"/>
      <w:ind w:firstLineChars="0"/>
    </w:pPr>
    <w:rPr>
      <w:rFonts w:ascii="黑体" w:eastAsia="黑体"/>
    </w:rPr>
  </w:style>
  <w:style w:type="paragraph" w:customStyle="1" w:styleId="a8">
    <w:name w:val="标准文件_引言二级条标题"/>
    <w:basedOn w:val="affff6"/>
    <w:next w:val="affff6"/>
    <w:qFormat/>
    <w:rsid w:val="00E030F9"/>
    <w:pPr>
      <w:numPr>
        <w:ilvl w:val="2"/>
        <w:numId w:val="36"/>
      </w:numPr>
      <w:spacing w:beforeLines="50" w:before="50" w:afterLines="50" w:after="50"/>
      <w:ind w:firstLineChars="0"/>
    </w:pPr>
    <w:rPr>
      <w:rFonts w:ascii="黑体" w:eastAsia="黑体"/>
    </w:rPr>
  </w:style>
  <w:style w:type="paragraph" w:customStyle="1" w:styleId="a9">
    <w:name w:val="标准文件_引言三级条标题"/>
    <w:basedOn w:val="affff6"/>
    <w:next w:val="affff6"/>
    <w:qFormat/>
    <w:rsid w:val="00E030F9"/>
    <w:pPr>
      <w:numPr>
        <w:ilvl w:val="3"/>
        <w:numId w:val="36"/>
      </w:numPr>
      <w:spacing w:beforeLines="50" w:before="50" w:afterLines="50" w:after="50"/>
      <w:ind w:firstLineChars="0"/>
    </w:pPr>
    <w:rPr>
      <w:rFonts w:ascii="黑体" w:eastAsia="黑体"/>
    </w:rPr>
  </w:style>
  <w:style w:type="paragraph" w:customStyle="1" w:styleId="aa">
    <w:name w:val="标准文件_引言四级条标题"/>
    <w:basedOn w:val="affff6"/>
    <w:next w:val="affff6"/>
    <w:qFormat/>
    <w:rsid w:val="005E3C18"/>
    <w:pPr>
      <w:numPr>
        <w:ilvl w:val="4"/>
        <w:numId w:val="36"/>
      </w:numPr>
      <w:spacing w:beforeLines="50" w:before="50" w:afterLines="50" w:after="50"/>
      <w:ind w:firstLineChars="0"/>
    </w:pPr>
    <w:rPr>
      <w:rFonts w:ascii="黑体" w:eastAsia="黑体"/>
    </w:rPr>
  </w:style>
  <w:style w:type="paragraph" w:customStyle="1" w:styleId="ab">
    <w:name w:val="标准文件_引言五级条标题"/>
    <w:basedOn w:val="affff6"/>
    <w:next w:val="affff6"/>
    <w:qFormat/>
    <w:rsid w:val="005E3C18"/>
    <w:pPr>
      <w:numPr>
        <w:ilvl w:val="5"/>
        <w:numId w:val="36"/>
      </w:numPr>
      <w:spacing w:beforeLines="50" w:before="50" w:afterLines="50" w:after="50"/>
      <w:ind w:firstLineChars="0"/>
    </w:pPr>
    <w:rPr>
      <w:rFonts w:ascii="黑体" w:eastAsia="黑体"/>
    </w:rPr>
  </w:style>
  <w:style w:type="paragraph" w:customStyle="1" w:styleId="affffffffff">
    <w:name w:val="标准文件_注后"/>
    <w:basedOn w:val="affff6"/>
    <w:qFormat/>
    <w:rsid w:val="00614CC1"/>
    <w:pPr>
      <w:ind w:left="811" w:firstLineChars="0" w:firstLine="0"/>
    </w:pPr>
    <w:rPr>
      <w:sz w:val="18"/>
    </w:rPr>
  </w:style>
  <w:style w:type="paragraph" w:customStyle="1" w:styleId="X">
    <w:name w:val="标准文件_注X后"/>
    <w:basedOn w:val="affff6"/>
    <w:qFormat/>
    <w:rsid w:val="00614CC1"/>
    <w:pPr>
      <w:ind w:left="811" w:firstLineChars="0" w:firstLine="0"/>
    </w:pPr>
    <w:rPr>
      <w:sz w:val="18"/>
    </w:rPr>
  </w:style>
  <w:style w:type="paragraph" w:customStyle="1" w:styleId="affffffffff0">
    <w:name w:val="标准文件_示例后"/>
    <w:basedOn w:val="affff6"/>
    <w:qFormat/>
    <w:rsid w:val="00AC5DF4"/>
    <w:pPr>
      <w:ind w:left="964" w:firstLineChars="0" w:firstLine="0"/>
    </w:pPr>
    <w:rPr>
      <w:sz w:val="18"/>
    </w:rPr>
  </w:style>
  <w:style w:type="paragraph" w:customStyle="1" w:styleId="X0">
    <w:name w:val="标准文件_示例X后"/>
    <w:basedOn w:val="affff6"/>
    <w:link w:val="X1"/>
    <w:qFormat/>
    <w:rsid w:val="00E639BC"/>
    <w:pPr>
      <w:ind w:left="1049" w:firstLineChars="0" w:firstLine="0"/>
    </w:pPr>
    <w:rPr>
      <w:sz w:val="18"/>
    </w:rPr>
  </w:style>
  <w:style w:type="character" w:customStyle="1" w:styleId="X1">
    <w:name w:val="标准文件_示例X后 字符"/>
    <w:basedOn w:val="Char4"/>
    <w:link w:val="X0"/>
    <w:rsid w:val="00E639BC"/>
    <w:rPr>
      <w:rFonts w:ascii="宋体" w:hAnsi="Times New Roman"/>
      <w:noProof/>
      <w:sz w:val="18"/>
    </w:rPr>
  </w:style>
  <w:style w:type="paragraph" w:customStyle="1" w:styleId="affffffffff1">
    <w:name w:val="标准文件_索引项"/>
    <w:basedOn w:val="affff6"/>
    <w:next w:val="affff6"/>
    <w:qFormat/>
    <w:rsid w:val="00E210B5"/>
    <w:pPr>
      <w:tabs>
        <w:tab w:val="right" w:leader="dot" w:pos="9356"/>
      </w:tabs>
      <w:ind w:left="210" w:firstLineChars="0" w:hanging="210"/>
      <w:jc w:val="left"/>
    </w:pPr>
  </w:style>
  <w:style w:type="paragraph" w:customStyle="1" w:styleId="affffffffff2">
    <w:name w:val="标准文件_附录一级无标题"/>
    <w:basedOn w:val="aff4"/>
    <w:qFormat/>
    <w:rsid w:val="009D6BCA"/>
    <w:pPr>
      <w:spacing w:beforeLines="0" w:before="0" w:afterLines="0" w:after="0" w:line="276" w:lineRule="auto"/>
      <w:outlineLvl w:val="9"/>
    </w:pPr>
    <w:rPr>
      <w:rFonts w:ascii="宋体" w:eastAsia="宋体"/>
    </w:rPr>
  </w:style>
  <w:style w:type="paragraph" w:customStyle="1" w:styleId="affffffffff3">
    <w:name w:val="标准文件_附录二级无标题"/>
    <w:basedOn w:val="aff5"/>
    <w:rsid w:val="009D6BCA"/>
    <w:pPr>
      <w:spacing w:beforeLines="0" w:before="0" w:afterLines="0" w:after="0" w:line="276" w:lineRule="auto"/>
      <w:outlineLvl w:val="9"/>
    </w:pPr>
    <w:rPr>
      <w:rFonts w:ascii="宋体" w:eastAsia="宋体"/>
    </w:rPr>
  </w:style>
  <w:style w:type="paragraph" w:customStyle="1" w:styleId="affffffffff4">
    <w:name w:val="标准文件_附录三级无标题"/>
    <w:basedOn w:val="aff6"/>
    <w:qFormat/>
    <w:rsid w:val="00A41CB5"/>
    <w:pPr>
      <w:spacing w:beforeLines="0" w:before="0" w:afterLines="0" w:after="0" w:line="276" w:lineRule="auto"/>
      <w:outlineLvl w:val="9"/>
    </w:pPr>
    <w:rPr>
      <w:rFonts w:ascii="宋体" w:eastAsia="宋体"/>
    </w:rPr>
  </w:style>
  <w:style w:type="paragraph" w:customStyle="1" w:styleId="affffffffff5">
    <w:name w:val="标准文件_附录四级无标题"/>
    <w:basedOn w:val="aff7"/>
    <w:qFormat/>
    <w:rsid w:val="00A41CB5"/>
    <w:pPr>
      <w:spacing w:beforeLines="0" w:before="0" w:afterLines="0" w:after="0" w:line="276" w:lineRule="auto"/>
      <w:outlineLvl w:val="9"/>
    </w:pPr>
    <w:rPr>
      <w:rFonts w:ascii="宋体" w:eastAsia="宋体"/>
    </w:rPr>
  </w:style>
  <w:style w:type="paragraph" w:customStyle="1" w:styleId="affffffffff6">
    <w:name w:val="标准文件_附录五级无标题"/>
    <w:basedOn w:val="aff8"/>
    <w:qFormat/>
    <w:rsid w:val="00A41CB5"/>
    <w:pPr>
      <w:spacing w:beforeLines="0" w:before="0" w:afterLines="0" w:after="0" w:line="276" w:lineRule="auto"/>
      <w:outlineLvl w:val="9"/>
    </w:pPr>
    <w:rPr>
      <w:rFonts w:ascii="宋体" w:eastAsia="宋体"/>
    </w:rPr>
  </w:style>
  <w:style w:type="paragraph" w:customStyle="1" w:styleId="afffffffff3">
    <w:name w:val="标准文件_示例内容"/>
    <w:basedOn w:val="affff6"/>
    <w:qFormat/>
    <w:rsid w:val="009674AD"/>
    <w:pPr>
      <w:ind w:firstLine="420"/>
    </w:pPr>
    <w:rPr>
      <w:sz w:val="18"/>
    </w:rPr>
  </w:style>
  <w:style w:type="paragraph" w:customStyle="1" w:styleId="affffffffff7">
    <w:name w:val="标准文件_引言一级无标题"/>
    <w:basedOn w:val="a7"/>
    <w:next w:val="affff6"/>
    <w:qFormat/>
    <w:rsid w:val="00843C13"/>
    <w:pPr>
      <w:spacing w:beforeLines="0" w:before="0" w:afterLines="0" w:after="0" w:line="276" w:lineRule="auto"/>
    </w:pPr>
    <w:rPr>
      <w:rFonts w:ascii="宋体" w:eastAsia="宋体"/>
    </w:rPr>
  </w:style>
  <w:style w:type="paragraph" w:customStyle="1" w:styleId="affffffffff8">
    <w:name w:val="标准文件_引言二级无标题"/>
    <w:basedOn w:val="a8"/>
    <w:next w:val="affff6"/>
    <w:qFormat/>
    <w:rsid w:val="00843C13"/>
    <w:pPr>
      <w:spacing w:beforeLines="0" w:before="0" w:afterLines="0" w:after="0" w:line="276" w:lineRule="auto"/>
    </w:pPr>
    <w:rPr>
      <w:rFonts w:ascii="宋体" w:eastAsia="宋体"/>
    </w:rPr>
  </w:style>
  <w:style w:type="paragraph" w:customStyle="1" w:styleId="affffffffff9">
    <w:name w:val="标准文件_引言三级无标题"/>
    <w:basedOn w:val="a9"/>
    <w:qFormat/>
    <w:rsid w:val="00534BDF"/>
    <w:pPr>
      <w:spacing w:beforeLines="0" w:before="0" w:afterLines="0" w:after="0" w:line="276" w:lineRule="auto"/>
    </w:pPr>
    <w:rPr>
      <w:rFonts w:ascii="宋体" w:eastAsia="宋体"/>
    </w:rPr>
  </w:style>
  <w:style w:type="paragraph" w:customStyle="1" w:styleId="affffffffffa">
    <w:name w:val="标准文件_引言四级无标题"/>
    <w:basedOn w:val="aa"/>
    <w:next w:val="affff6"/>
    <w:qFormat/>
    <w:rsid w:val="00534BDF"/>
    <w:pPr>
      <w:spacing w:beforeLines="0" w:before="0" w:afterLines="0" w:after="0" w:line="276" w:lineRule="auto"/>
    </w:pPr>
    <w:rPr>
      <w:rFonts w:ascii="宋体" w:eastAsia="宋体"/>
    </w:rPr>
  </w:style>
  <w:style w:type="paragraph" w:customStyle="1" w:styleId="affffffffffb">
    <w:name w:val="标准文件_引言五级无标题"/>
    <w:basedOn w:val="ab"/>
    <w:next w:val="affff6"/>
    <w:qFormat/>
    <w:rsid w:val="00534BDF"/>
    <w:pPr>
      <w:spacing w:beforeLines="0" w:before="0" w:afterLines="0" w:after="0" w:line="276" w:lineRule="auto"/>
    </w:pPr>
    <w:rPr>
      <w:rFonts w:ascii="宋体" w:eastAsia="宋体"/>
    </w:rPr>
  </w:style>
  <w:style w:type="paragraph" w:customStyle="1" w:styleId="affffffffffc">
    <w:name w:val="标准文件_索引标题"/>
    <w:basedOn w:val="affffd"/>
    <w:next w:val="affff6"/>
    <w:qFormat/>
    <w:rsid w:val="002643C3"/>
    <w:rPr>
      <w:rFonts w:hAnsi="黑体"/>
    </w:rPr>
  </w:style>
  <w:style w:type="paragraph" w:customStyle="1" w:styleId="affffffffffd">
    <w:name w:val="标准文件_脚注内容"/>
    <w:basedOn w:val="affff6"/>
    <w:qFormat/>
    <w:rsid w:val="00DC3067"/>
    <w:pPr>
      <w:ind w:leftChars="200" w:left="400" w:hangingChars="200" w:hanging="200"/>
    </w:pPr>
    <w:rPr>
      <w:sz w:val="15"/>
    </w:rPr>
  </w:style>
  <w:style w:type="paragraph" w:customStyle="1" w:styleId="affffffffffe">
    <w:name w:val="标准文件_术语条一"/>
    <w:basedOn w:val="affffffff7"/>
    <w:next w:val="affff6"/>
    <w:qFormat/>
    <w:rsid w:val="00AF0C18"/>
  </w:style>
  <w:style w:type="paragraph" w:customStyle="1" w:styleId="afffffffffff">
    <w:name w:val="标准文件_术语条二"/>
    <w:basedOn w:val="affffffffa"/>
    <w:next w:val="affff6"/>
    <w:qFormat/>
    <w:rsid w:val="00AF0C18"/>
  </w:style>
  <w:style w:type="paragraph" w:customStyle="1" w:styleId="afffffffffff0">
    <w:name w:val="标准文件_术语条三"/>
    <w:basedOn w:val="affffffff9"/>
    <w:next w:val="affff6"/>
    <w:qFormat/>
    <w:rsid w:val="00AF0C18"/>
  </w:style>
  <w:style w:type="paragraph" w:customStyle="1" w:styleId="afffffffffff1">
    <w:name w:val="标准文件_术语条四"/>
    <w:basedOn w:val="affffffffc"/>
    <w:next w:val="affff6"/>
    <w:qFormat/>
    <w:rsid w:val="00AF0C18"/>
  </w:style>
  <w:style w:type="paragraph" w:customStyle="1" w:styleId="afffffffffff2">
    <w:name w:val="标准文件_术语条五"/>
    <w:basedOn w:val="affffffff8"/>
    <w:next w:val="affff6"/>
    <w:qFormat/>
    <w:rsid w:val="00AF0C18"/>
  </w:style>
  <w:style w:type="paragraph" w:customStyle="1" w:styleId="Default">
    <w:name w:val="Default"/>
    <w:rsid w:val="00194C95"/>
    <w:pPr>
      <w:widowControl w:val="0"/>
      <w:autoSpaceDE w:val="0"/>
      <w:autoSpaceDN w:val="0"/>
      <w:adjustRightInd w:val="0"/>
    </w:pPr>
    <w:rPr>
      <w:rFonts w:ascii="宋体" w:cs="宋体"/>
      <w:color w:val="000000"/>
      <w:sz w:val="24"/>
      <w:szCs w:val="24"/>
    </w:rPr>
  </w:style>
  <w:style w:type="character" w:styleId="afffffffffff3">
    <w:name w:val="annotation reference"/>
    <w:basedOn w:val="afff6"/>
    <w:uiPriority w:val="99"/>
    <w:semiHidden/>
    <w:unhideWhenUsed/>
    <w:rsid w:val="003F7DB3"/>
    <w:rPr>
      <w:sz w:val="21"/>
      <w:szCs w:val="21"/>
    </w:rPr>
  </w:style>
  <w:style w:type="paragraph" w:styleId="afffffffffff4">
    <w:name w:val="annotation text"/>
    <w:basedOn w:val="afff5"/>
    <w:link w:val="Char7"/>
    <w:uiPriority w:val="99"/>
    <w:semiHidden/>
    <w:unhideWhenUsed/>
    <w:rsid w:val="003F7DB3"/>
    <w:pPr>
      <w:jc w:val="left"/>
    </w:pPr>
  </w:style>
  <w:style w:type="character" w:customStyle="1" w:styleId="Char7">
    <w:name w:val="批注文字 Char"/>
    <w:basedOn w:val="afff6"/>
    <w:link w:val="afffffffffff4"/>
    <w:uiPriority w:val="99"/>
    <w:semiHidden/>
    <w:rsid w:val="003F7DB3"/>
    <w:rPr>
      <w:kern w:val="2"/>
      <w:sz w:val="21"/>
      <w:szCs w:val="21"/>
    </w:rPr>
  </w:style>
  <w:style w:type="paragraph" w:styleId="afffffffffff5">
    <w:name w:val="annotation subject"/>
    <w:basedOn w:val="afffffffffff4"/>
    <w:next w:val="afffffffffff4"/>
    <w:link w:val="Char8"/>
    <w:uiPriority w:val="99"/>
    <w:semiHidden/>
    <w:unhideWhenUsed/>
    <w:rsid w:val="003F7DB3"/>
    <w:rPr>
      <w:b/>
      <w:bCs/>
    </w:rPr>
  </w:style>
  <w:style w:type="character" w:customStyle="1" w:styleId="Char8">
    <w:name w:val="批注主题 Char"/>
    <w:basedOn w:val="Char7"/>
    <w:link w:val="afffffffffff5"/>
    <w:uiPriority w:val="99"/>
    <w:semiHidden/>
    <w:rsid w:val="003F7DB3"/>
    <w:rPr>
      <w:b/>
      <w:bCs/>
      <w:kern w:val="2"/>
      <w:sz w:val="21"/>
      <w:szCs w:val="21"/>
    </w:rPr>
  </w:style>
  <w:style w:type="paragraph" w:styleId="afffffffffff6">
    <w:name w:val="Revision"/>
    <w:hidden/>
    <w:uiPriority w:val="99"/>
    <w:semiHidden/>
    <w:rsid w:val="003F7DB3"/>
    <w:rPr>
      <w:kern w:val="2"/>
      <w:sz w:val="21"/>
      <w:szCs w:val="21"/>
    </w:rPr>
  </w:style>
  <w:style w:type="character" w:customStyle="1" w:styleId="Char9">
    <w:name w:val="段 Char"/>
    <w:link w:val="afffffffffff7"/>
    <w:qFormat/>
    <w:rsid w:val="00A55A90"/>
    <w:rPr>
      <w:rFonts w:ascii="宋体"/>
      <w:sz w:val="21"/>
    </w:rPr>
  </w:style>
  <w:style w:type="paragraph" w:customStyle="1" w:styleId="afffffffffff7">
    <w:name w:val="段"/>
    <w:link w:val="Char9"/>
    <w:qFormat/>
    <w:rsid w:val="00A55A90"/>
    <w:pPr>
      <w:tabs>
        <w:tab w:val="center" w:pos="4201"/>
        <w:tab w:val="right" w:leader="dot" w:pos="9298"/>
      </w:tabs>
      <w:autoSpaceDE w:val="0"/>
      <w:autoSpaceDN w:val="0"/>
      <w:ind w:firstLineChars="200" w:firstLine="420"/>
      <w:jc w:val="both"/>
    </w:pPr>
    <w:rPr>
      <w:rFonts w:asci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89696">
      <w:bodyDiv w:val="1"/>
      <w:marLeft w:val="0"/>
      <w:marRight w:val="0"/>
      <w:marTop w:val="0"/>
      <w:marBottom w:val="0"/>
      <w:divBdr>
        <w:top w:val="none" w:sz="0" w:space="0" w:color="auto"/>
        <w:left w:val="none" w:sz="0" w:space="0" w:color="auto"/>
        <w:bottom w:val="none" w:sz="0" w:space="0" w:color="auto"/>
        <w:right w:val="none" w:sz="0" w:space="0" w:color="auto"/>
      </w:divBdr>
    </w:div>
    <w:div w:id="514074161">
      <w:bodyDiv w:val="1"/>
      <w:marLeft w:val="0"/>
      <w:marRight w:val="0"/>
      <w:marTop w:val="0"/>
      <w:marBottom w:val="0"/>
      <w:divBdr>
        <w:top w:val="none" w:sz="0" w:space="0" w:color="auto"/>
        <w:left w:val="none" w:sz="0" w:space="0" w:color="auto"/>
        <w:bottom w:val="none" w:sz="0" w:space="0" w:color="auto"/>
        <w:right w:val="none" w:sz="0" w:space="0" w:color="auto"/>
      </w:divBdr>
    </w:div>
    <w:div w:id="1639259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emf"/><Relationship Id="rId3" Type="http://schemas.openxmlformats.org/officeDocument/2006/relationships/styles" Target="styles.xml"/><Relationship Id="rId21" Type="http://schemas.openxmlformats.org/officeDocument/2006/relationships/image" Target="media/image4.jp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oleObject" Target="embeddings/Microsoft_Visio_2003-2010___111111111111111111111.vsd"/><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2.tiff"/><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StandardEditor\template\&#22269;&#23478;&#26631;&#2093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41C454DEF914AC3BBFE30F335FDE6BF"/>
        <w:category>
          <w:name w:val="常规"/>
          <w:gallery w:val="placeholder"/>
        </w:category>
        <w:types>
          <w:type w:val="bbPlcHdr"/>
        </w:types>
        <w:behaviors>
          <w:behavior w:val="content"/>
        </w:behaviors>
        <w:guid w:val="{876E2609-7D8A-40CE-BCB5-C38CCE8900F3}"/>
      </w:docPartPr>
      <w:docPartBody>
        <w:p w:rsidR="00FF1D7A" w:rsidRDefault="00F87408">
          <w:pPr>
            <w:pStyle w:val="D41C454DEF914AC3BBFE30F335FDE6BF"/>
          </w:pPr>
          <w:r w:rsidRPr="00751A05">
            <w:rPr>
              <w:rStyle w:val="a3"/>
              <w:rFonts w:hint="eastAsia"/>
            </w:rPr>
            <w:t>单击或点击此处输入文字。</w:t>
          </w:r>
        </w:p>
      </w:docPartBody>
    </w:docPart>
    <w:docPart>
      <w:docPartPr>
        <w:name w:val="3AD3049821324E849523E913AACFE5EF"/>
        <w:category>
          <w:name w:val="常规"/>
          <w:gallery w:val="placeholder"/>
        </w:category>
        <w:types>
          <w:type w:val="bbPlcHdr"/>
        </w:types>
        <w:behaviors>
          <w:behavior w:val="content"/>
        </w:behaviors>
        <w:guid w:val="{AF166E11-A806-44A7-A532-A66AD5D6105B}"/>
      </w:docPartPr>
      <w:docPartBody>
        <w:p w:rsidR="00FF1D7A" w:rsidRDefault="00F87408">
          <w:pPr>
            <w:pStyle w:val="3AD3049821324E849523E913AACFE5EF"/>
          </w:pPr>
          <w:r w:rsidRPr="00FB6243">
            <w:rPr>
              <w:rStyle w:val="a3"/>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7408"/>
    <w:rsid w:val="00046034"/>
    <w:rsid w:val="00120321"/>
    <w:rsid w:val="00147090"/>
    <w:rsid w:val="001876F4"/>
    <w:rsid w:val="001901C7"/>
    <w:rsid w:val="0020079D"/>
    <w:rsid w:val="00205E1D"/>
    <w:rsid w:val="00245671"/>
    <w:rsid w:val="002D3F68"/>
    <w:rsid w:val="00364022"/>
    <w:rsid w:val="0039129F"/>
    <w:rsid w:val="003A2BB3"/>
    <w:rsid w:val="004310BD"/>
    <w:rsid w:val="0052348D"/>
    <w:rsid w:val="0057625C"/>
    <w:rsid w:val="005D5228"/>
    <w:rsid w:val="0061596E"/>
    <w:rsid w:val="00644B4B"/>
    <w:rsid w:val="00797463"/>
    <w:rsid w:val="007D0154"/>
    <w:rsid w:val="00826854"/>
    <w:rsid w:val="00847E21"/>
    <w:rsid w:val="008E0E42"/>
    <w:rsid w:val="00916D56"/>
    <w:rsid w:val="00997509"/>
    <w:rsid w:val="009A15CD"/>
    <w:rsid w:val="009C1172"/>
    <w:rsid w:val="00A30B6F"/>
    <w:rsid w:val="00A4464B"/>
    <w:rsid w:val="00A463A9"/>
    <w:rsid w:val="00AC06FC"/>
    <w:rsid w:val="00AE4D21"/>
    <w:rsid w:val="00B07B73"/>
    <w:rsid w:val="00B1706D"/>
    <w:rsid w:val="00B50F1E"/>
    <w:rsid w:val="00BF5ACD"/>
    <w:rsid w:val="00C73609"/>
    <w:rsid w:val="00D47310"/>
    <w:rsid w:val="00DB0E37"/>
    <w:rsid w:val="00E10432"/>
    <w:rsid w:val="00EF3158"/>
    <w:rsid w:val="00F25187"/>
    <w:rsid w:val="00F84838"/>
    <w:rsid w:val="00F87408"/>
    <w:rsid w:val="00F9512D"/>
    <w:rsid w:val="00F96DE8"/>
    <w:rsid w:val="00FC7009"/>
    <w:rsid w:val="00FE6134"/>
    <w:rsid w:val="00FF1D7A"/>
    <w:rsid w:val="00FF6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D41C454DEF914AC3BBFE30F335FDE6BF">
    <w:name w:val="D41C454DEF914AC3BBFE30F335FDE6BF"/>
    <w:pPr>
      <w:widowControl w:val="0"/>
      <w:jc w:val="both"/>
    </w:pPr>
  </w:style>
  <w:style w:type="paragraph" w:customStyle="1" w:styleId="3AD3049821324E849523E913AACFE5EF">
    <w:name w:val="3AD3049821324E849523E913AACFE5EF"/>
    <w:pPr>
      <w:widowControl w:val="0"/>
      <w:jc w:val="both"/>
    </w:p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D41C454DEF914AC3BBFE30F335FDE6BF">
    <w:name w:val="D41C454DEF914AC3BBFE30F335FDE6BF"/>
    <w:pPr>
      <w:widowControl w:val="0"/>
      <w:jc w:val="both"/>
    </w:pPr>
  </w:style>
  <w:style w:type="paragraph" w:customStyle="1" w:styleId="3AD3049821324E849523E913AACFE5EF">
    <w:name w:val="3AD3049821324E849523E913AACFE5EF"/>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9525">
          <a:solidFill>
            <a:srgbClr val="000000"/>
          </a:solidFill>
          <a:round/>
          <a:headEnd/>
          <a:tailEnd/>
        </a:ln>
        <a:extLst>
          <a:ext uri="{909E8E84-426E-40DD-AFC4-6F175D3DCCD1}">
            <a14:hiddenFill xmlns:a14="http://schemas.microsoft.com/office/drawing/2010/main">
              <a:noFill/>
            </a14:hiddenFill>
          </a:ext>
        </a:extLst>
      </a:spPr>
      <a:bodyPr/>
      <a:lst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5C1F5-D430-48B4-BD0F-34D58FB9F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国家标准</Template>
  <TotalTime>2</TotalTime>
  <Pages>1</Pages>
  <Words>826</Words>
  <Characters>4714</Characters>
  <Application>Microsoft Office Word</Application>
  <DocSecurity>0</DocSecurity>
  <Lines>39</Lines>
  <Paragraphs>11</Paragraphs>
  <ScaleCrop>false</ScaleCrop>
  <Company>PCMI</Company>
  <LinksUpToDate>false</LinksUpToDate>
  <CharactersWithSpaces>5529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国家标准</dc:title>
  <dc:creator>zengqh</dc:creator>
  <dc:description>&lt;config cover="true" show_menu="true" version="1.0.0" doctype="SDKXY"&gt;_x000d_
&lt;/config&gt;</dc:description>
  <cp:lastModifiedBy>zengqh</cp:lastModifiedBy>
  <cp:revision>5</cp:revision>
  <cp:lastPrinted>2025-03-11T08:09:00Z</cp:lastPrinted>
  <dcterms:created xsi:type="dcterms:W3CDTF">2025-03-11T08:07:00Z</dcterms:created>
  <dcterms:modified xsi:type="dcterms:W3CDTF">2025-03-11T08:09:00Z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SDKXY</vt:lpwstr>
  </property>
  <property fmtid="{D5CDD505-2E9C-101B-9397-08002B2CF9AE}" pid="3" name="cover">
    <vt:lpwstr>true</vt:lpwstr>
  </property>
  <property fmtid="{D5CDD505-2E9C-101B-9397-08002B2CF9AE}" pid="4" name="show_menu">
    <vt:lpwstr>true</vt:lpwstr>
  </property>
  <property fmtid="{D5CDD505-2E9C-101B-9397-08002B2CF9AE}" pid="5" name="version">
    <vt:lpwstr>1.0.0</vt:lpwstr>
  </property>
  <property fmtid="{D5CDD505-2E9C-101B-9397-08002B2CF9AE}" pid="6" name="xmlname">
    <vt:lpwstr>国家标准</vt:lpwstr>
  </property>
  <property fmtid="{D5CDD505-2E9C-101B-9397-08002B2CF9AE}" pid="7" name="NSTD_CODE">
    <vt:lpwstr>GB/T-</vt:lpwstr>
  </property>
  <property fmtid="{D5CDD505-2E9C-101B-9397-08002B2CF9AE}" pid="8" name="OSTD_CODE">
    <vt:lpwstr>代替 GB/T-</vt:lpwstr>
  </property>
  <property fmtid="{D5CDD505-2E9C-101B-9397-08002B2CF9AE}" pid="9" name="flag_zhengwen">
    <vt:lpwstr>-1</vt:lpwstr>
  </property>
  <property fmtid="{D5CDD505-2E9C-101B-9397-08002B2CF9AE}" pid="10" name="flag_fulu">
    <vt:lpwstr>0</vt:lpwstr>
  </property>
  <property fmtid="{D5CDD505-2E9C-101B-9397-08002B2CF9AE}" pid="11" name="flag_pic">
    <vt:lpwstr>False</vt:lpwstr>
  </property>
  <property fmtid="{D5CDD505-2E9C-101B-9397-08002B2CF9AE}" pid="12" name="flag_tab">
    <vt:lpwstr>false</vt:lpwstr>
  </property>
  <property fmtid="{D5CDD505-2E9C-101B-9397-08002B2CF9AE}" pid="13" name="NumList">
    <vt:lpwstr>false</vt:lpwstr>
  </property>
</Properties>
</file>